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02FE" w14:textId="60424208" w:rsidR="00704D83" w:rsidRPr="00C80924" w:rsidRDefault="00704D83" w:rsidP="00704D83">
      <w:pPr>
        <w:spacing w:line="240" w:lineRule="auto"/>
        <w:jc w:val="both"/>
        <w:rPr>
          <w:rFonts w:ascii="Titillium" w:eastAsia="Calibri" w:hAnsi="Titillium"/>
        </w:rPr>
      </w:pPr>
    </w:p>
    <w:p w14:paraId="37F7A8E9" w14:textId="77777777" w:rsidR="00704D83" w:rsidRPr="00C80924" w:rsidRDefault="00704D83" w:rsidP="00704D83">
      <w:pPr>
        <w:spacing w:line="240" w:lineRule="auto"/>
        <w:jc w:val="both"/>
        <w:rPr>
          <w:rFonts w:ascii="Titillium" w:eastAsia="Calibri" w:hAnsi="Titillium"/>
        </w:rPr>
      </w:pPr>
    </w:p>
    <w:p w14:paraId="3317B5EE" w14:textId="05A0C493" w:rsidR="00704D83" w:rsidRPr="00C80924" w:rsidRDefault="00704D83" w:rsidP="00704D83">
      <w:pPr>
        <w:spacing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  <w:noProof/>
          <w:lang w:eastAsia="pl-PL"/>
        </w:rPr>
        <w:drawing>
          <wp:inline distT="0" distB="0" distL="0" distR="0" wp14:anchorId="2F93DED3" wp14:editId="1969A9B8">
            <wp:extent cx="5082540" cy="2466975"/>
            <wp:effectExtent l="0" t="0" r="3810" b="9525"/>
            <wp:docPr id="106257507" name="Obraz 10625750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49A6" w14:textId="23B8D9C4" w:rsidR="00704D83" w:rsidRPr="00C80924" w:rsidRDefault="001F211C" w:rsidP="00704D83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AUTOMATYKI, INFORMATYKI I INŻYNIERII BIOMEDYCZNEJ</w:t>
      </w:r>
    </w:p>
    <w:p w14:paraId="59352524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66DECCFD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0C6AE9DE" w14:textId="6EF0D634" w:rsidR="00704D83" w:rsidRPr="00C80924" w:rsidRDefault="00704D83" w:rsidP="00704D83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 dyplomowy</w:t>
      </w:r>
    </w:p>
    <w:p w14:paraId="7C9AA8F6" w14:textId="77777777" w:rsidR="00704D83" w:rsidRPr="00C80924" w:rsidRDefault="00704D83" w:rsidP="00704D83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450D1DD" w14:textId="43822DAB" w:rsidR="00704D83" w:rsidRPr="00C80924" w:rsidRDefault="00FB3E16" w:rsidP="00704D83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B0B621F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5EC036D9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0F04F8C7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4CC8AAE1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4950699B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2CF0406B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17E40BEF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22AA991B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05C06D04" w14:textId="54724996" w:rsidR="00704D83" w:rsidRPr="00C80924" w:rsidRDefault="00704D83" w:rsidP="00704D83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B257CA">
        <w:rPr>
          <w:rFonts w:ascii="Titillium" w:eastAsia="Calibri" w:hAnsi="Titillium"/>
          <w:i/>
        </w:rPr>
        <w:t>Jakub B</w:t>
      </w:r>
      <w:r w:rsidR="00A25A5C">
        <w:rPr>
          <w:rFonts w:ascii="Titillium" w:eastAsia="Calibri" w:hAnsi="Titillium"/>
          <w:i/>
        </w:rPr>
        <w:t>urczyk</w:t>
      </w:r>
    </w:p>
    <w:p w14:paraId="4222DB84" w14:textId="2ED0598D" w:rsidR="00704D83" w:rsidRPr="00C80924" w:rsidRDefault="00704D83" w:rsidP="00704D83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10081">
        <w:rPr>
          <w:rFonts w:ascii="Titillium" w:eastAsia="Calibri" w:hAnsi="Titillium"/>
          <w:i/>
          <w:iCs/>
        </w:rPr>
        <w:t>Automatyka i Robotyka</w:t>
      </w:r>
    </w:p>
    <w:p w14:paraId="4E4C1F1C" w14:textId="2F9C31DC" w:rsidR="00704D83" w:rsidRPr="00C80924" w:rsidRDefault="00704D83" w:rsidP="00704D83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D4210C">
        <w:rPr>
          <w:rFonts w:ascii="Titillium" w:eastAsia="Calibri" w:hAnsi="Titillium"/>
          <w:i/>
        </w:rPr>
        <w:t>dr. Inż. Marek Długosz</w:t>
      </w:r>
    </w:p>
    <w:p w14:paraId="59524BF0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45381D10" w14:textId="77777777" w:rsidR="00704D83" w:rsidRPr="00C80924" w:rsidRDefault="00704D83" w:rsidP="00704D83">
      <w:pPr>
        <w:spacing w:line="240" w:lineRule="auto"/>
        <w:rPr>
          <w:rFonts w:ascii="Titillium" w:eastAsia="Calibri" w:hAnsi="Titillium"/>
        </w:rPr>
      </w:pPr>
    </w:p>
    <w:p w14:paraId="14BFD7B7" w14:textId="0B82114D" w:rsidR="00704D83" w:rsidRPr="00C80924" w:rsidRDefault="00704D83" w:rsidP="00704D83">
      <w:pPr>
        <w:spacing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4E5564">
        <w:rPr>
          <w:rFonts w:ascii="Titillium" w:eastAsia="Calibri" w:hAnsi="Titillium"/>
        </w:rPr>
        <w:t>2022</w:t>
      </w:r>
    </w:p>
    <w:p w14:paraId="3CFA0EC5" w14:textId="1EC34659" w:rsidR="00704D83" w:rsidRDefault="00704D83">
      <w:pPr>
        <w:spacing w:line="240" w:lineRule="auto"/>
        <w:rPr>
          <w:rFonts w:ascii="Titillium" w:eastAsia="Calibri" w:hAnsi="Titillium"/>
        </w:rPr>
      </w:pPr>
      <w:r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1CBA4F98" w14:textId="1CD77C7F" w:rsidR="005C7212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rPr>
          <w:color w:val="2B579A"/>
          <w:shd w:val="clear" w:color="auto" w:fill="E6E6E6"/>
        </w:rPr>
        <w:fldChar w:fldCharType="begin"/>
      </w:r>
      <w:r>
        <w:instrText xml:space="preserve"> TOC \o "1-3" \h \z \u </w:instrText>
      </w:r>
      <w:r>
        <w:rPr>
          <w:color w:val="2B579A"/>
          <w:shd w:val="clear" w:color="auto" w:fill="E6E6E6"/>
        </w:rPr>
        <w:fldChar w:fldCharType="separate"/>
      </w:r>
      <w:hyperlink w:anchor="_Toc91700299" w:history="1">
        <w:r w:rsidR="005C7212" w:rsidRPr="008364E0">
          <w:rPr>
            <w:rStyle w:val="Hipercze"/>
            <w:noProof/>
          </w:rPr>
          <w:t>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Wstęp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_Toc91700299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4</w:t>
        </w:r>
        <w:r w:rsidR="005C7212">
          <w:rPr>
            <w:noProof/>
            <w:webHidden/>
          </w:rPr>
          <w:fldChar w:fldCharType="end"/>
        </w:r>
      </w:hyperlink>
    </w:p>
    <w:p w14:paraId="328C31AB" w14:textId="7E54E00F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0" w:history="1">
        <w:r w:rsidR="005C7212" w:rsidRPr="008364E0">
          <w:rPr>
            <w:rStyle w:val="Hipercze"/>
            <w:noProof/>
          </w:rPr>
          <w:t>1.1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Charakterystyka problemu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_Toc91700300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4</w:t>
        </w:r>
        <w:r w:rsidR="005C7212">
          <w:rPr>
            <w:noProof/>
            <w:webHidden/>
          </w:rPr>
          <w:fldChar w:fldCharType="end"/>
        </w:r>
      </w:hyperlink>
    </w:p>
    <w:p w14:paraId="475A307B" w14:textId="3047F909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1" w:history="1">
        <w:r w:rsidR="005C7212" w:rsidRPr="008364E0">
          <w:rPr>
            <w:rStyle w:val="Hipercze"/>
            <w:noProof/>
          </w:rPr>
          <w:t>1.2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Cel oraz założenia pracy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_Toc91700301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4</w:t>
        </w:r>
        <w:r w:rsidR="005C7212">
          <w:rPr>
            <w:noProof/>
            <w:webHidden/>
          </w:rPr>
          <w:fldChar w:fldCharType="end"/>
        </w:r>
      </w:hyperlink>
    </w:p>
    <w:p w14:paraId="6A02C3D6" w14:textId="52491643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2" w:history="1">
        <w:r w:rsidR="005C7212" w:rsidRPr="008364E0">
          <w:rPr>
            <w:rStyle w:val="Hipercze"/>
            <w:noProof/>
          </w:rPr>
          <w:t>1.3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Zawartość pracy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_Toc91700302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4</w:t>
        </w:r>
        <w:r w:rsidR="005C7212">
          <w:rPr>
            <w:noProof/>
            <w:webHidden/>
          </w:rPr>
          <w:fldChar w:fldCharType="end"/>
        </w:r>
      </w:hyperlink>
    </w:p>
    <w:p w14:paraId="071FCAD4" w14:textId="58398874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3" w:history="1">
        <w:r w:rsidR="005C7212" w:rsidRPr="008364E0">
          <w:rPr>
            <w:rStyle w:val="Hipercze"/>
            <w:noProof/>
          </w:rPr>
          <w:t>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Pojazdy autonomiczne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_Toc91700303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4</w:t>
        </w:r>
        <w:r w:rsidR="005C7212">
          <w:rPr>
            <w:noProof/>
            <w:webHidden/>
          </w:rPr>
          <w:fldChar w:fldCharType="end"/>
        </w:r>
      </w:hyperlink>
    </w:p>
    <w:p w14:paraId="69B4D193" w14:textId="0BF3B2F6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4" w:history="1">
        <w:r w:rsidR="005C7212" w:rsidRPr="008364E0">
          <w:rPr>
            <w:rStyle w:val="Hipercze"/>
            <w:noProof/>
          </w:rPr>
          <w:t>2.1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Poziomy autonomiczności według standardu SAE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_Toc91700304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4</w:t>
        </w:r>
        <w:r w:rsidR="005C7212">
          <w:rPr>
            <w:noProof/>
            <w:webHidden/>
          </w:rPr>
          <w:fldChar w:fldCharType="end"/>
        </w:r>
      </w:hyperlink>
    </w:p>
    <w:p w14:paraId="58D8D4D5" w14:textId="6FE424A7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5" w:history="1">
        <w:r w:rsidR="005C7212" w:rsidRPr="008364E0">
          <w:rPr>
            <w:rStyle w:val="Hipercze"/>
            <w:noProof/>
          </w:rPr>
          <w:t>2.2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Liderzy rynku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_Toc91700305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6</w:t>
        </w:r>
        <w:r w:rsidR="005C7212">
          <w:rPr>
            <w:noProof/>
            <w:webHidden/>
          </w:rPr>
          <w:fldChar w:fldCharType="end"/>
        </w:r>
      </w:hyperlink>
    </w:p>
    <w:p w14:paraId="1169E6D1" w14:textId="417DE185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6" w:history="1">
        <w:r w:rsidR="005C7212" w:rsidRPr="008364E0">
          <w:rPr>
            <w:rStyle w:val="Hipercze"/>
            <w:noProof/>
          </w:rPr>
          <w:t>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Środowisko symulacyjne – CARLA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_Toc91700306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7</w:t>
        </w:r>
        <w:r w:rsidR="005C7212">
          <w:rPr>
            <w:noProof/>
            <w:webHidden/>
          </w:rPr>
          <w:fldChar w:fldCharType="end"/>
        </w:r>
      </w:hyperlink>
    </w:p>
    <w:p w14:paraId="26C8A7EF" w14:textId="0CCA5076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7" w:history="1">
        <w:r w:rsidR="005C7212" w:rsidRPr="008364E0">
          <w:rPr>
            <w:rStyle w:val="Hipercze"/>
            <w:noProof/>
          </w:rPr>
          <w:t>3.1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Czym jest CARLA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_Toc91700307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7</w:t>
        </w:r>
        <w:r w:rsidR="005C7212">
          <w:rPr>
            <w:noProof/>
            <w:webHidden/>
          </w:rPr>
          <w:fldChar w:fldCharType="end"/>
        </w:r>
      </w:hyperlink>
    </w:p>
    <w:p w14:paraId="7ADF44A7" w14:textId="2EE921BC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8" w:history="1">
        <w:r w:rsidR="005C7212" w:rsidRPr="008364E0">
          <w:rPr>
            <w:rStyle w:val="Hipercze"/>
            <w:rFonts w:eastAsia="Calibri"/>
            <w:noProof/>
          </w:rPr>
          <w:t>3.2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rFonts w:eastAsia="Calibri"/>
            <w:noProof/>
          </w:rPr>
          <w:t>Możliwości symulatora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_Toc91700308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7</w:t>
        </w:r>
        <w:r w:rsidR="005C7212">
          <w:rPr>
            <w:noProof/>
            <w:webHidden/>
          </w:rPr>
          <w:fldChar w:fldCharType="end"/>
        </w:r>
      </w:hyperlink>
    </w:p>
    <w:p w14:paraId="6259A9C9" w14:textId="4D3F4F44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09" w:history="1">
        <w:r w:rsidR="005C7212" w:rsidRPr="008364E0">
          <w:rPr>
            <w:rStyle w:val="Hipercze"/>
            <w:rFonts w:eastAsia="Calibri"/>
            <w:noProof/>
          </w:rPr>
          <w:t>3.3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rFonts w:eastAsia="Calibri"/>
            <w:noProof/>
          </w:rPr>
          <w:t>Interfejs symulatora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_Toc91700309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8</w:t>
        </w:r>
        <w:r w:rsidR="005C7212">
          <w:rPr>
            <w:noProof/>
            <w:webHidden/>
          </w:rPr>
          <w:fldChar w:fldCharType="end"/>
        </w:r>
      </w:hyperlink>
    </w:p>
    <w:p w14:paraId="24D36C3F" w14:textId="3260EB0A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0" w:history="1">
        <w:r w:rsidR="005C7212" w:rsidRPr="008364E0">
          <w:rPr>
            <w:rStyle w:val="Hipercze"/>
            <w:noProof/>
          </w:rPr>
          <w:t>4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Tworzenie środowisk testowych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_Toc91700310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9</w:t>
        </w:r>
        <w:r w:rsidR="005C7212">
          <w:rPr>
            <w:noProof/>
            <w:webHidden/>
          </w:rPr>
          <w:fldChar w:fldCharType="end"/>
        </w:r>
      </w:hyperlink>
    </w:p>
    <w:p w14:paraId="5DEC79C3" w14:textId="7BC1162D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1" w:history="1">
        <w:r w:rsidR="005C7212" w:rsidRPr="008364E0">
          <w:rPr>
            <w:rStyle w:val="Hipercze"/>
            <w:noProof/>
          </w:rPr>
          <w:t>4.1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Standard OpenDRIVE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_Toc91700311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9</w:t>
        </w:r>
        <w:r w:rsidR="005C7212">
          <w:rPr>
            <w:noProof/>
            <w:webHidden/>
          </w:rPr>
          <w:fldChar w:fldCharType="end"/>
        </w:r>
      </w:hyperlink>
    </w:p>
    <w:p w14:paraId="5408159D" w14:textId="20AAFF3D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2" w:history="1">
        <w:r w:rsidR="005C7212" w:rsidRPr="008364E0">
          <w:rPr>
            <w:rStyle w:val="Hipercze"/>
            <w:noProof/>
          </w:rPr>
          <w:t>4.2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Format plików standardu OpenDRIVE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_Toc91700312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9</w:t>
        </w:r>
        <w:r w:rsidR="005C7212">
          <w:rPr>
            <w:noProof/>
            <w:webHidden/>
          </w:rPr>
          <w:fldChar w:fldCharType="end"/>
        </w:r>
      </w:hyperlink>
    </w:p>
    <w:p w14:paraId="553217D4" w14:textId="200E9E4F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3" w:history="1">
        <w:r w:rsidR="005C7212" w:rsidRPr="008364E0">
          <w:rPr>
            <w:rStyle w:val="Hipercze"/>
            <w:noProof/>
          </w:rPr>
          <w:t>4.3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Oprogramowanie do edycji sieci OpenDRIVE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_Toc91700313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10</w:t>
        </w:r>
        <w:r w:rsidR="005C7212">
          <w:rPr>
            <w:noProof/>
            <w:webHidden/>
          </w:rPr>
          <w:fldChar w:fldCharType="end"/>
        </w:r>
      </w:hyperlink>
    </w:p>
    <w:p w14:paraId="7DC8FA27" w14:textId="4519B7FF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4" w:history="1">
        <w:r w:rsidR="005C7212" w:rsidRPr="008364E0">
          <w:rPr>
            <w:rStyle w:val="Hipercze"/>
            <w:noProof/>
          </w:rPr>
          <w:t>4.3.1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MathWorks RoadRunner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_Toc91700314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10</w:t>
        </w:r>
        <w:r w:rsidR="005C7212">
          <w:rPr>
            <w:noProof/>
            <w:webHidden/>
          </w:rPr>
          <w:fldChar w:fldCharType="end"/>
        </w:r>
      </w:hyperlink>
    </w:p>
    <w:p w14:paraId="223197B7" w14:textId="78B61100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5" w:history="1">
        <w:r w:rsidR="005C7212" w:rsidRPr="008364E0">
          <w:rPr>
            <w:rStyle w:val="Hipercze"/>
            <w:noProof/>
          </w:rPr>
          <w:t>4.3.2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OddLOT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_Toc91700315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11</w:t>
        </w:r>
        <w:r w:rsidR="005C7212">
          <w:rPr>
            <w:noProof/>
            <w:webHidden/>
          </w:rPr>
          <w:fldChar w:fldCharType="end"/>
        </w:r>
      </w:hyperlink>
    </w:p>
    <w:p w14:paraId="63961089" w14:textId="0F950014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6" w:history="1">
        <w:r w:rsidR="005C7212" w:rsidRPr="008364E0">
          <w:rPr>
            <w:rStyle w:val="Hipercze"/>
            <w:noProof/>
          </w:rPr>
          <w:t>4.3.3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Wtyczka do programu Blender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_Toc91700316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12</w:t>
        </w:r>
        <w:r w:rsidR="005C7212">
          <w:rPr>
            <w:noProof/>
            <w:webHidden/>
          </w:rPr>
          <w:fldChar w:fldCharType="end"/>
        </w:r>
      </w:hyperlink>
    </w:p>
    <w:p w14:paraId="0F05356F" w14:textId="684FEDF3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7" w:history="1">
        <w:r w:rsidR="005C7212" w:rsidRPr="008364E0">
          <w:rPr>
            <w:rStyle w:val="Hipercze"/>
            <w:noProof/>
          </w:rPr>
          <w:t>5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Sensory i czujniki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_Toc91700317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12</w:t>
        </w:r>
        <w:r w:rsidR="005C7212">
          <w:rPr>
            <w:noProof/>
            <w:webHidden/>
          </w:rPr>
          <w:fldChar w:fldCharType="end"/>
        </w:r>
      </w:hyperlink>
    </w:p>
    <w:p w14:paraId="55DF98BF" w14:textId="02685779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8" w:history="1">
        <w:r w:rsidR="005C7212" w:rsidRPr="008364E0">
          <w:rPr>
            <w:rStyle w:val="Hipercze"/>
            <w:noProof/>
          </w:rPr>
          <w:t>5.1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Działanie i historia radaru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_Toc91700318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12</w:t>
        </w:r>
        <w:r w:rsidR="005C7212">
          <w:rPr>
            <w:noProof/>
            <w:webHidden/>
          </w:rPr>
          <w:fldChar w:fldCharType="end"/>
        </w:r>
      </w:hyperlink>
    </w:p>
    <w:p w14:paraId="7DF3C4C7" w14:textId="37945089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19" w:history="1">
        <w:r w:rsidR="005C7212" w:rsidRPr="008364E0">
          <w:rPr>
            <w:rStyle w:val="Hipercze"/>
            <w:noProof/>
          </w:rPr>
          <w:t>5.2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Zastosowania systemów radarowych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_Toc91700319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14</w:t>
        </w:r>
        <w:r w:rsidR="005C7212">
          <w:rPr>
            <w:noProof/>
            <w:webHidden/>
          </w:rPr>
          <w:fldChar w:fldCharType="end"/>
        </w:r>
      </w:hyperlink>
    </w:p>
    <w:p w14:paraId="0BD10DFE" w14:textId="18A7443C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0" w:history="1">
        <w:r w:rsidR="005C7212" w:rsidRPr="008364E0">
          <w:rPr>
            <w:rStyle w:val="Hipercze"/>
            <w:noProof/>
          </w:rPr>
          <w:t>5.3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Uproszczenia symulacyjne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_Toc91700320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14</w:t>
        </w:r>
        <w:r w:rsidR="005C7212">
          <w:rPr>
            <w:noProof/>
            <w:webHidden/>
          </w:rPr>
          <w:fldChar w:fldCharType="end"/>
        </w:r>
      </w:hyperlink>
    </w:p>
    <w:p w14:paraId="6E127AF3" w14:textId="639F6CB5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1" w:history="1">
        <w:r w:rsidR="005C7212" w:rsidRPr="008364E0">
          <w:rPr>
            <w:rStyle w:val="Hipercze"/>
            <w:noProof/>
          </w:rPr>
          <w:t>5.4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Symulowany radar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_Toc91700321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15</w:t>
        </w:r>
        <w:r w:rsidR="005C7212">
          <w:rPr>
            <w:noProof/>
            <w:webHidden/>
          </w:rPr>
          <w:fldChar w:fldCharType="end"/>
        </w:r>
      </w:hyperlink>
    </w:p>
    <w:p w14:paraId="5603A686" w14:textId="5D0F042E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2" w:history="1">
        <w:r w:rsidR="005C7212" w:rsidRPr="008364E0">
          <w:rPr>
            <w:rStyle w:val="Hipercze"/>
            <w:noProof/>
          </w:rPr>
          <w:t>5.5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Filtrowanie obiektów tła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_Toc91700322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15</w:t>
        </w:r>
        <w:r w:rsidR="005C7212">
          <w:rPr>
            <w:noProof/>
            <w:webHidden/>
          </w:rPr>
          <w:fldChar w:fldCharType="end"/>
        </w:r>
      </w:hyperlink>
    </w:p>
    <w:p w14:paraId="65185265" w14:textId="2C6E7247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3" w:history="1">
        <w:r w:rsidR="005C7212" w:rsidRPr="008364E0">
          <w:rPr>
            <w:rStyle w:val="Hipercze"/>
            <w:noProof/>
          </w:rPr>
          <w:t>6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Regulatory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_Toc91700323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16</w:t>
        </w:r>
        <w:r w:rsidR="005C7212">
          <w:rPr>
            <w:noProof/>
            <w:webHidden/>
          </w:rPr>
          <w:fldChar w:fldCharType="end"/>
        </w:r>
      </w:hyperlink>
    </w:p>
    <w:p w14:paraId="711DE639" w14:textId="678A149A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4" w:history="1">
        <w:r w:rsidR="005C7212" w:rsidRPr="008364E0">
          <w:rPr>
            <w:rStyle w:val="Hipercze"/>
            <w:rFonts w:eastAsia="Calibri"/>
            <w:noProof/>
          </w:rPr>
          <w:t>6.1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rFonts w:eastAsia="Calibri"/>
            <w:noProof/>
          </w:rPr>
          <w:t>Model regulatora PID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_Toc91700324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16</w:t>
        </w:r>
        <w:r w:rsidR="005C7212">
          <w:rPr>
            <w:noProof/>
            <w:webHidden/>
          </w:rPr>
          <w:fldChar w:fldCharType="end"/>
        </w:r>
      </w:hyperlink>
    </w:p>
    <w:p w14:paraId="23160A60" w14:textId="2514012D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5" w:history="1">
        <w:r w:rsidR="005C7212" w:rsidRPr="008364E0">
          <w:rPr>
            <w:rStyle w:val="Hipercze"/>
            <w:noProof/>
          </w:rPr>
          <w:t>6.2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Przej</w:t>
        </w:r>
        <w:r w:rsidR="005C7212" w:rsidRPr="008364E0">
          <w:rPr>
            <w:rStyle w:val="Hipercze"/>
            <w:noProof/>
          </w:rPr>
          <w:t>ś</w:t>
        </w:r>
        <w:r w:rsidR="005C7212" w:rsidRPr="008364E0">
          <w:rPr>
            <w:rStyle w:val="Hipercze"/>
            <w:noProof/>
          </w:rPr>
          <w:t>cie na dziedzinę dyskretną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_Toc91700325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17</w:t>
        </w:r>
        <w:r w:rsidR="005C7212">
          <w:rPr>
            <w:noProof/>
            <w:webHidden/>
          </w:rPr>
          <w:fldChar w:fldCharType="end"/>
        </w:r>
      </w:hyperlink>
    </w:p>
    <w:p w14:paraId="1F98CD7C" w14:textId="77FEC9AE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6" w:history="1">
        <w:r w:rsidR="005C7212" w:rsidRPr="008364E0">
          <w:rPr>
            <w:rStyle w:val="Hipercze"/>
            <w:noProof/>
          </w:rPr>
          <w:t>6.3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Układ regulacji zamkniętej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_Toc91700326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18</w:t>
        </w:r>
        <w:r w:rsidR="005C7212">
          <w:rPr>
            <w:noProof/>
            <w:webHidden/>
          </w:rPr>
          <w:fldChar w:fldCharType="end"/>
        </w:r>
      </w:hyperlink>
    </w:p>
    <w:p w14:paraId="440FC1E6" w14:textId="18C5ED68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7" w:history="1">
        <w:r w:rsidR="005C7212" w:rsidRPr="008364E0">
          <w:rPr>
            <w:rStyle w:val="Hipercze"/>
            <w:noProof/>
          </w:rPr>
          <w:t>7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Implementacja regulacji w języku Python @TODO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_Toc91700327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19</w:t>
        </w:r>
        <w:r w:rsidR="005C7212">
          <w:rPr>
            <w:noProof/>
            <w:webHidden/>
          </w:rPr>
          <w:fldChar w:fldCharType="end"/>
        </w:r>
      </w:hyperlink>
    </w:p>
    <w:p w14:paraId="2B8E62B5" w14:textId="527E0603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8" w:history="1">
        <w:r w:rsidR="005C7212" w:rsidRPr="008364E0">
          <w:rPr>
            <w:rStyle w:val="Hipercze"/>
            <w:noProof/>
          </w:rPr>
          <w:t>7.1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Skrypt główny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_Toc91700328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20</w:t>
        </w:r>
        <w:r w:rsidR="005C7212">
          <w:rPr>
            <w:noProof/>
            <w:webHidden/>
          </w:rPr>
          <w:fldChar w:fldCharType="end"/>
        </w:r>
      </w:hyperlink>
    </w:p>
    <w:p w14:paraId="106D7E8B" w14:textId="7B79DB2C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29" w:history="1">
        <w:r w:rsidR="005C7212" w:rsidRPr="008364E0">
          <w:rPr>
            <w:rStyle w:val="Hipercze"/>
            <w:noProof/>
          </w:rPr>
          <w:t>7.1.1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Obsługa parametrów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_Toc91700329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21</w:t>
        </w:r>
        <w:r w:rsidR="005C7212">
          <w:rPr>
            <w:noProof/>
            <w:webHidden/>
          </w:rPr>
          <w:fldChar w:fldCharType="end"/>
        </w:r>
      </w:hyperlink>
    </w:p>
    <w:p w14:paraId="539C443B" w14:textId="34276EB7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0" w:history="1">
        <w:r w:rsidR="005C7212" w:rsidRPr="008364E0">
          <w:rPr>
            <w:rStyle w:val="Hipercze"/>
            <w:noProof/>
          </w:rPr>
          <w:t>7.1.2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Rozpoczęcie scenariusza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_Toc91700330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23</w:t>
        </w:r>
        <w:r w:rsidR="005C7212">
          <w:rPr>
            <w:noProof/>
            <w:webHidden/>
          </w:rPr>
          <w:fldChar w:fldCharType="end"/>
        </w:r>
      </w:hyperlink>
    </w:p>
    <w:p w14:paraId="2CF26BF1" w14:textId="4609CB78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1" w:history="1">
        <w:r w:rsidR="005C7212" w:rsidRPr="008364E0">
          <w:rPr>
            <w:rStyle w:val="Hipercze"/>
            <w:noProof/>
          </w:rPr>
          <w:t>7.1.3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Pętla główna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_Toc91700331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24</w:t>
        </w:r>
        <w:r w:rsidR="005C7212">
          <w:rPr>
            <w:noProof/>
            <w:webHidden/>
          </w:rPr>
          <w:fldChar w:fldCharType="end"/>
        </w:r>
      </w:hyperlink>
    </w:p>
    <w:p w14:paraId="6B23D497" w14:textId="6DDA7467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2" w:history="1">
        <w:r w:rsidR="005C7212" w:rsidRPr="008364E0">
          <w:rPr>
            <w:rStyle w:val="Hipercze"/>
            <w:noProof/>
          </w:rPr>
          <w:t>7.1.4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Zakończenie scenariusza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_Toc91700332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24</w:t>
        </w:r>
        <w:r w:rsidR="005C7212">
          <w:rPr>
            <w:noProof/>
            <w:webHidden/>
          </w:rPr>
          <w:fldChar w:fldCharType="end"/>
        </w:r>
      </w:hyperlink>
    </w:p>
    <w:p w14:paraId="589F8F1A" w14:textId="04B2D951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3" w:history="1">
        <w:r w:rsidR="005C7212" w:rsidRPr="008364E0">
          <w:rPr>
            <w:rStyle w:val="Hipercze"/>
            <w:noProof/>
          </w:rPr>
          <w:t>7.2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Moduły składowe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_Toc91700333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24</w:t>
        </w:r>
        <w:r w:rsidR="005C7212">
          <w:rPr>
            <w:noProof/>
            <w:webHidden/>
          </w:rPr>
          <w:fldChar w:fldCharType="end"/>
        </w:r>
      </w:hyperlink>
    </w:p>
    <w:p w14:paraId="7C41C829" w14:textId="61FF3117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4" w:history="1">
        <w:r w:rsidR="005C7212" w:rsidRPr="008364E0">
          <w:rPr>
            <w:rStyle w:val="Hipercze"/>
            <w:noProof/>
          </w:rPr>
          <w:t>7.2.1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Moduł „acc_agent”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_Toc91700334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25</w:t>
        </w:r>
        <w:r w:rsidR="005C7212">
          <w:rPr>
            <w:noProof/>
            <w:webHidden/>
          </w:rPr>
          <w:fldChar w:fldCharType="end"/>
        </w:r>
      </w:hyperlink>
    </w:p>
    <w:p w14:paraId="02A8C66F" w14:textId="54469EC7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5" w:history="1">
        <w:r w:rsidR="005C7212" w:rsidRPr="008364E0">
          <w:rPr>
            <w:rStyle w:val="Hipercze"/>
            <w:noProof/>
          </w:rPr>
          <w:t>7.2.2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Moduł „acc”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_Toc91700335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25</w:t>
        </w:r>
        <w:r w:rsidR="005C7212">
          <w:rPr>
            <w:noProof/>
            <w:webHidden/>
          </w:rPr>
          <w:fldChar w:fldCharType="end"/>
        </w:r>
      </w:hyperlink>
    </w:p>
    <w:p w14:paraId="1FD1356B" w14:textId="0B4A7941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6" w:history="1">
        <w:r w:rsidR="005C7212" w:rsidRPr="008364E0">
          <w:rPr>
            <w:rStyle w:val="Hipercze"/>
            <w:noProof/>
          </w:rPr>
          <w:t>7.2.3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Moduł „pid”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_Toc91700336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26</w:t>
        </w:r>
        <w:r w:rsidR="005C7212">
          <w:rPr>
            <w:noProof/>
            <w:webHidden/>
          </w:rPr>
          <w:fldChar w:fldCharType="end"/>
        </w:r>
      </w:hyperlink>
    </w:p>
    <w:p w14:paraId="37FAF9FA" w14:textId="20A78A82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7" w:history="1">
        <w:r w:rsidR="005C7212" w:rsidRPr="008364E0">
          <w:rPr>
            <w:rStyle w:val="Hipercze"/>
            <w:noProof/>
          </w:rPr>
          <w:t>8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Scenariusze testowe i testy regulacji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_Toc91700337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26</w:t>
        </w:r>
        <w:r w:rsidR="005C7212">
          <w:rPr>
            <w:noProof/>
            <w:webHidden/>
          </w:rPr>
          <w:fldChar w:fldCharType="end"/>
        </w:r>
      </w:hyperlink>
    </w:p>
    <w:p w14:paraId="3254CDD4" w14:textId="7C3F0019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8" w:history="1">
        <w:r w:rsidR="005C7212" w:rsidRPr="008364E0">
          <w:rPr>
            <w:rStyle w:val="Hipercze"/>
            <w:noProof/>
          </w:rPr>
          <w:t>8.1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Przygotowane środowiska testowe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_Toc91700338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26</w:t>
        </w:r>
        <w:r w:rsidR="005C7212">
          <w:rPr>
            <w:noProof/>
            <w:webHidden/>
          </w:rPr>
          <w:fldChar w:fldCharType="end"/>
        </w:r>
      </w:hyperlink>
    </w:p>
    <w:p w14:paraId="7A6907F7" w14:textId="37CFF92F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39" w:history="1">
        <w:r w:rsidR="005C7212" w:rsidRPr="008364E0">
          <w:rPr>
            <w:rStyle w:val="Hipercze"/>
            <w:noProof/>
          </w:rPr>
          <w:t>8.2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Zachowanie agenta NPC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_Toc91700339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27</w:t>
        </w:r>
        <w:r w:rsidR="005C7212">
          <w:rPr>
            <w:noProof/>
            <w:webHidden/>
          </w:rPr>
          <w:fldChar w:fldCharType="end"/>
        </w:r>
      </w:hyperlink>
    </w:p>
    <w:p w14:paraId="2A6399A6" w14:textId="33C03B5A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0" w:history="1">
        <w:r w:rsidR="005C7212" w:rsidRPr="008364E0">
          <w:rPr>
            <w:rStyle w:val="Hipercze"/>
            <w:noProof/>
          </w:rPr>
          <w:t>8.3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Scenariusz #1 – tempomat klasyczny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_Toc91700340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28</w:t>
        </w:r>
        <w:r w:rsidR="005C7212">
          <w:rPr>
            <w:noProof/>
            <w:webHidden/>
          </w:rPr>
          <w:fldChar w:fldCharType="end"/>
        </w:r>
      </w:hyperlink>
    </w:p>
    <w:p w14:paraId="4A0A4627" w14:textId="46571B4E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1" w:history="1">
        <w:r w:rsidR="005C7212" w:rsidRPr="008364E0">
          <w:rPr>
            <w:rStyle w:val="Hipercze"/>
            <w:noProof/>
          </w:rPr>
          <w:t>8.4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Scenariusz #2 – stała prędkość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_Toc91700341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29</w:t>
        </w:r>
        <w:r w:rsidR="005C7212">
          <w:rPr>
            <w:noProof/>
            <w:webHidden/>
          </w:rPr>
          <w:fldChar w:fldCharType="end"/>
        </w:r>
      </w:hyperlink>
    </w:p>
    <w:p w14:paraId="07321FA3" w14:textId="34A217D9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2" w:history="1">
        <w:r w:rsidR="005C7212" w:rsidRPr="008364E0">
          <w:rPr>
            <w:rStyle w:val="Hipercze"/>
            <w:noProof/>
          </w:rPr>
          <w:t>8.4.1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 xml:space="preserve">Odległość zadana 10 </w:t>
        </w:r>
        <m:oMath>
          <m:r>
            <w:rPr>
              <w:rStyle w:val="Hipercze"/>
              <w:rFonts w:ascii="Cambria Math" w:hAnsi="Cambria Math"/>
              <w:noProof/>
            </w:rPr>
            <m:t>[</m:t>
          </m:r>
          <m:r>
            <m:rPr>
              <m:sty m:val="bi"/>
            </m:rPr>
            <w:rPr>
              <w:rStyle w:val="Hipercze"/>
              <w:rFonts w:ascii="Cambria Math" w:hAnsi="Cambria Math"/>
              <w:noProof/>
            </w:rPr>
            <m:t>m</m:t>
          </m:r>
          <m:r>
            <w:rPr>
              <w:rStyle w:val="Hipercze"/>
              <w:rFonts w:ascii="Cambria Math" w:hAnsi="Cambria Math"/>
              <w:noProof/>
            </w:rPr>
            <m:t>]</m:t>
          </m:r>
        </m:oMath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_Toc91700342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30</w:t>
        </w:r>
        <w:r w:rsidR="005C7212">
          <w:rPr>
            <w:noProof/>
            <w:webHidden/>
          </w:rPr>
          <w:fldChar w:fldCharType="end"/>
        </w:r>
      </w:hyperlink>
    </w:p>
    <w:p w14:paraId="28F45F0C" w14:textId="082D94C6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3" w:history="1">
        <w:r w:rsidR="005C7212" w:rsidRPr="008364E0">
          <w:rPr>
            <w:rStyle w:val="Hipercze"/>
            <w:noProof/>
          </w:rPr>
          <w:t>8.4.2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 xml:space="preserve">Odległość zadana 15 </w:t>
        </w:r>
        <m:oMath>
          <m:r>
            <w:rPr>
              <w:rStyle w:val="Hipercze"/>
              <w:rFonts w:ascii="Cambria Math" w:hAnsi="Cambria Math"/>
              <w:noProof/>
            </w:rPr>
            <m:t>[</m:t>
          </m:r>
          <m:r>
            <m:rPr>
              <m:sty m:val="bi"/>
            </m:rPr>
            <w:rPr>
              <w:rStyle w:val="Hipercze"/>
              <w:rFonts w:ascii="Cambria Math" w:hAnsi="Cambria Math"/>
              <w:noProof/>
            </w:rPr>
            <m:t>m</m:t>
          </m:r>
          <m:r>
            <w:rPr>
              <w:rStyle w:val="Hipercze"/>
              <w:rFonts w:ascii="Cambria Math" w:hAnsi="Cambria Math"/>
              <w:noProof/>
            </w:rPr>
            <m:t>]</m:t>
          </m:r>
        </m:oMath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_Toc91700343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31</w:t>
        </w:r>
        <w:r w:rsidR="005C7212">
          <w:rPr>
            <w:noProof/>
            <w:webHidden/>
          </w:rPr>
          <w:fldChar w:fldCharType="end"/>
        </w:r>
      </w:hyperlink>
    </w:p>
    <w:p w14:paraId="41EF16FE" w14:textId="27D7F173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4" w:history="1">
        <w:r w:rsidR="005C7212" w:rsidRPr="008364E0">
          <w:rPr>
            <w:rStyle w:val="Hipercze"/>
            <w:noProof/>
          </w:rPr>
          <w:t>8.4.3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 xml:space="preserve">Odległość zadana 20 </w:t>
        </w:r>
        <m:oMath>
          <m:r>
            <w:rPr>
              <w:rStyle w:val="Hipercze"/>
              <w:rFonts w:ascii="Cambria Math" w:hAnsi="Cambria Math"/>
              <w:noProof/>
            </w:rPr>
            <m:t>[</m:t>
          </m:r>
          <m:r>
            <m:rPr>
              <m:sty m:val="bi"/>
            </m:rPr>
            <w:rPr>
              <w:rStyle w:val="Hipercze"/>
              <w:rFonts w:ascii="Cambria Math" w:hAnsi="Cambria Math"/>
              <w:noProof/>
            </w:rPr>
            <m:t>m</m:t>
          </m:r>
          <m:r>
            <w:rPr>
              <w:rStyle w:val="Hipercze"/>
              <w:rFonts w:ascii="Cambria Math" w:hAnsi="Cambria Math"/>
              <w:noProof/>
            </w:rPr>
            <m:t>]</m:t>
          </m:r>
        </m:oMath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_Toc91700344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32</w:t>
        </w:r>
        <w:r w:rsidR="005C7212">
          <w:rPr>
            <w:noProof/>
            <w:webHidden/>
          </w:rPr>
          <w:fldChar w:fldCharType="end"/>
        </w:r>
      </w:hyperlink>
    </w:p>
    <w:p w14:paraId="0C51DAA1" w14:textId="69DCBFAC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5" w:history="1">
        <w:r w:rsidR="005C7212" w:rsidRPr="008364E0">
          <w:rPr>
            <w:rStyle w:val="Hipercze"/>
            <w:noProof/>
          </w:rPr>
          <w:t>8.5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Scenariusz #3 – zmienne prędkości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_Toc91700345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32</w:t>
        </w:r>
        <w:r w:rsidR="005C7212">
          <w:rPr>
            <w:noProof/>
            <w:webHidden/>
          </w:rPr>
          <w:fldChar w:fldCharType="end"/>
        </w:r>
      </w:hyperlink>
    </w:p>
    <w:p w14:paraId="3B3D097C" w14:textId="6A67A447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6" w:history="1">
        <w:r w:rsidR="005C7212" w:rsidRPr="008364E0">
          <w:rPr>
            <w:rStyle w:val="Hipercze"/>
            <w:noProof/>
          </w:rPr>
          <w:t>8.5.1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Zmiana sinusoidalna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_Toc91700346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33</w:t>
        </w:r>
        <w:r w:rsidR="005C7212">
          <w:rPr>
            <w:noProof/>
            <w:webHidden/>
          </w:rPr>
          <w:fldChar w:fldCharType="end"/>
        </w:r>
      </w:hyperlink>
    </w:p>
    <w:p w14:paraId="2FA1C053" w14:textId="2F2C556D" w:rsidR="005C7212" w:rsidRDefault="002D6CF3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7" w:history="1">
        <w:r w:rsidR="005C7212" w:rsidRPr="008364E0">
          <w:rPr>
            <w:rStyle w:val="Hipercze"/>
            <w:noProof/>
          </w:rPr>
          <w:t>8.5.2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Zmiana prostokątna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_Toc91700347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34</w:t>
        </w:r>
        <w:r w:rsidR="005C7212">
          <w:rPr>
            <w:noProof/>
            <w:webHidden/>
          </w:rPr>
          <w:fldChar w:fldCharType="end"/>
        </w:r>
      </w:hyperlink>
    </w:p>
    <w:p w14:paraId="6B5C07AB" w14:textId="13D803C6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8" w:history="1">
        <w:r w:rsidR="005C7212" w:rsidRPr="008364E0">
          <w:rPr>
            <w:rStyle w:val="Hipercze"/>
            <w:noProof/>
          </w:rPr>
          <w:t>8.6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Scenariusz #4 – środowisko numer 2 – teren niezabudowany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_Toc91700348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35</w:t>
        </w:r>
        <w:r w:rsidR="005C7212">
          <w:rPr>
            <w:noProof/>
            <w:webHidden/>
          </w:rPr>
          <w:fldChar w:fldCharType="end"/>
        </w:r>
      </w:hyperlink>
    </w:p>
    <w:p w14:paraId="449F0AF4" w14:textId="4B0EA4FC" w:rsidR="005C7212" w:rsidRDefault="002D6CF3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49" w:history="1">
        <w:r w:rsidR="005C7212" w:rsidRPr="008364E0">
          <w:rPr>
            <w:rStyle w:val="Hipercze"/>
            <w:noProof/>
          </w:rPr>
          <w:t>8.7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Scenariusz #5 – środowisko numer 3 – mapa miejska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_Toc91700349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36</w:t>
        </w:r>
        <w:r w:rsidR="005C7212">
          <w:rPr>
            <w:noProof/>
            <w:webHidden/>
          </w:rPr>
          <w:fldChar w:fldCharType="end"/>
        </w:r>
      </w:hyperlink>
    </w:p>
    <w:p w14:paraId="247418C5" w14:textId="2D8ADEF7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50" w:history="1">
        <w:r w:rsidR="005C7212" w:rsidRPr="008364E0">
          <w:rPr>
            <w:rStyle w:val="Hipercze"/>
            <w:noProof/>
          </w:rPr>
          <w:t>9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Wnioski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_Toc91700350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37</w:t>
        </w:r>
        <w:r w:rsidR="005C7212">
          <w:rPr>
            <w:noProof/>
            <w:webHidden/>
          </w:rPr>
          <w:fldChar w:fldCharType="end"/>
        </w:r>
      </w:hyperlink>
    </w:p>
    <w:p w14:paraId="14E70726" w14:textId="7DF4E4D1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51" w:history="1">
        <w:r w:rsidR="005C7212" w:rsidRPr="008364E0">
          <w:rPr>
            <w:rStyle w:val="Hipercze"/>
            <w:noProof/>
          </w:rPr>
          <w:t>10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Podsumowanie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_Toc91700351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37</w:t>
        </w:r>
        <w:r w:rsidR="005C7212">
          <w:rPr>
            <w:noProof/>
            <w:webHidden/>
          </w:rPr>
          <w:fldChar w:fldCharType="end"/>
        </w:r>
      </w:hyperlink>
    </w:p>
    <w:p w14:paraId="7E09FE83" w14:textId="24D864B7" w:rsidR="005C7212" w:rsidRDefault="002D6CF3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1700352" w:history="1">
        <w:r w:rsidR="005C7212" w:rsidRPr="008364E0">
          <w:rPr>
            <w:rStyle w:val="Hipercze"/>
            <w:noProof/>
          </w:rPr>
          <w:t>11</w:t>
        </w:r>
        <w:r w:rsidR="005C721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5C7212" w:rsidRPr="008364E0">
          <w:rPr>
            <w:rStyle w:val="Hipercze"/>
            <w:noProof/>
          </w:rPr>
          <w:t>Bibliografia</w:t>
        </w:r>
        <w:r w:rsidR="005C7212">
          <w:rPr>
            <w:noProof/>
            <w:webHidden/>
          </w:rPr>
          <w:tab/>
        </w:r>
        <w:r w:rsidR="005C7212">
          <w:rPr>
            <w:noProof/>
            <w:webHidden/>
          </w:rPr>
          <w:fldChar w:fldCharType="begin"/>
        </w:r>
        <w:r w:rsidR="005C7212">
          <w:rPr>
            <w:noProof/>
            <w:webHidden/>
          </w:rPr>
          <w:instrText xml:space="preserve"> PAGEREF _Toc91700352 \h </w:instrText>
        </w:r>
        <w:r w:rsidR="005C7212">
          <w:rPr>
            <w:noProof/>
            <w:webHidden/>
          </w:rPr>
        </w:r>
        <w:r w:rsidR="005C7212">
          <w:rPr>
            <w:noProof/>
            <w:webHidden/>
          </w:rPr>
          <w:fldChar w:fldCharType="separate"/>
        </w:r>
        <w:r w:rsidR="005C7212">
          <w:rPr>
            <w:noProof/>
            <w:webHidden/>
          </w:rPr>
          <w:t>39</w:t>
        </w:r>
        <w:r w:rsidR="005C7212">
          <w:rPr>
            <w:noProof/>
            <w:webHidden/>
          </w:rPr>
          <w:fldChar w:fldCharType="end"/>
        </w:r>
      </w:hyperlink>
    </w:p>
    <w:p w14:paraId="36858E32" w14:textId="6075F341" w:rsidR="00220DD3" w:rsidRDefault="00E12277" w:rsidP="00220DD3">
      <w:pPr>
        <w:rPr>
          <w:b/>
          <w:bCs/>
        </w:rPr>
      </w:pPr>
      <w:r>
        <w:rPr>
          <w:b/>
          <w:bCs/>
          <w:color w:val="2B579A"/>
          <w:shd w:val="clear" w:color="auto" w:fill="E6E6E6"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1700299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1700300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1700301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1700302"/>
      <w:r>
        <w:t xml:space="preserve">Zawartość pracy </w:t>
      </w:r>
      <w:r w:rsidR="00AB2DA0">
        <w:t>@TODO</w:t>
      </w:r>
      <w:bookmarkEnd w:id="3"/>
    </w:p>
    <w:p w14:paraId="64D40783" w14:textId="4C8E2A4F" w:rsidR="00AA1F07" w:rsidRDefault="00DD55F7" w:rsidP="00CC2F16">
      <w:pPr>
        <w:ind w:firstLine="432"/>
        <w:jc w:val="both"/>
      </w:pPr>
      <w:r>
        <w:t xml:space="preserve">Niniejsza praca została podzielona na </w:t>
      </w:r>
      <w:r w:rsidR="000946DB">
        <w:t>dziesięć</w:t>
      </w:r>
      <w:r>
        <w:t xml:space="preserve"> rozdziałów.</w:t>
      </w:r>
      <w:r w:rsidR="00396254">
        <w:t xml:space="preserve"> Rozdział pierwszy wprowadza </w:t>
      </w:r>
      <w:r w:rsidR="00CC2F16">
        <w:t>założenia i sposób działania projektowanego systemu adaptacyjnego tempomatu.</w:t>
      </w:r>
      <w:r w:rsidR="00FD3BBB">
        <w:t xml:space="preserve"> Drugi rozdział opisuje rozwój i typy pojazdów autonomicznych.</w:t>
      </w:r>
      <w:r w:rsidR="00370D40">
        <w:t xml:space="preserve"> W trzecim rozdziale opisane jest stosowane oprogramowanie symulacyjne</w:t>
      </w:r>
      <w:r w:rsidR="00696420">
        <w:t xml:space="preserve"> CARLA</w:t>
      </w:r>
      <w:r w:rsidR="001A2CA7">
        <w:t xml:space="preserve">, jego działanie </w:t>
      </w:r>
      <w:r w:rsidR="00E6573A">
        <w:t>oraz</w:t>
      </w:r>
      <w:r w:rsidR="001A2CA7">
        <w:t xml:space="preserve"> funkcjonalności, które implementuje.</w:t>
      </w:r>
      <w:r w:rsidR="00570931">
        <w:t xml:space="preserve"> </w:t>
      </w:r>
      <w:r w:rsidR="009B57F2">
        <w:t>Czwarty rozdział został poświęcony na</w:t>
      </w:r>
      <w:r w:rsidR="00FF489F">
        <w:t xml:space="preserve"> zapoznanie się ze </w:t>
      </w:r>
      <w:r w:rsidR="00E7328C">
        <w:t>standardem</w:t>
      </w:r>
      <w:r w:rsidR="00FF489F">
        <w:t xml:space="preserve"> i oprogramowaniem do </w:t>
      </w:r>
      <w:r w:rsidR="00593CA2">
        <w:t>edycji</w:t>
      </w:r>
      <w:r w:rsidR="00FF489F">
        <w:t xml:space="preserve"> </w:t>
      </w:r>
      <w:r w:rsidR="00414DFB">
        <w:t xml:space="preserve">tworzonych w ramach pracy </w:t>
      </w:r>
      <w:r w:rsidR="00AA2A3E">
        <w:t>torów</w:t>
      </w:r>
      <w:r w:rsidR="00FF489F">
        <w:t xml:space="preserve"> testowych symulowanego pojazdu.</w:t>
      </w:r>
      <w:r w:rsidR="00896683">
        <w:t xml:space="preserve"> W rozdziale piątym przybliżona jest czytelnikowi historia, zasada działania oraz </w:t>
      </w:r>
      <w:r w:rsidR="000C05C5">
        <w:t xml:space="preserve">model </w:t>
      </w:r>
      <w:r w:rsidR="00362D19">
        <w:t xml:space="preserve">rzeczywisty i </w:t>
      </w:r>
      <w:r w:rsidR="000C05C5">
        <w:t>symulacyjny czujnika radarowego</w:t>
      </w:r>
      <w:r w:rsidR="000C05C5" w:rsidRPr="00045D88">
        <w:t>.</w:t>
      </w:r>
      <w:r w:rsidR="00FD03D0" w:rsidRPr="00045D88">
        <w:t xml:space="preserve"> </w:t>
      </w:r>
      <w:r w:rsidR="001C3EFE">
        <w:t xml:space="preserve">Kolejne rozdziały </w:t>
      </w:r>
      <w:r w:rsidR="00AE126A">
        <w:t>zawierają już informacje na temat wykonanego projektu</w:t>
      </w:r>
      <w:r w:rsidR="00F95D59">
        <w:t xml:space="preserve">. Szósty rozdział </w:t>
      </w:r>
      <w:r w:rsidR="00A24B2E">
        <w:t xml:space="preserve">opisuje regulatory, </w:t>
      </w:r>
      <w:r w:rsidR="005837BB">
        <w:t>modele matematyczne, wzory, sposób implementacji w systemach dyskretnych oraz projekt układu regulacji odpowiedzialnego za działanie systemu adaptacyjnego tempomatu.</w:t>
      </w:r>
      <w:r w:rsidR="00BC6188">
        <w:t xml:space="preserve"> W siódmym rozdziale opisano całą funkcjonalność</w:t>
      </w:r>
      <w:r w:rsidR="004E3C0B">
        <w:t xml:space="preserve"> </w:t>
      </w:r>
      <w:r w:rsidR="009A2579">
        <w:t xml:space="preserve">skryptów </w:t>
      </w:r>
      <w:r w:rsidR="009A2579">
        <w:t xml:space="preserve"> </w:t>
      </w:r>
      <w:r w:rsidR="00A90937">
        <w:t>pisanych</w:t>
      </w:r>
      <w:r w:rsidR="004E3C0B">
        <w:t xml:space="preserve"> w języku </w:t>
      </w:r>
      <w:proofErr w:type="spellStart"/>
      <w:r w:rsidR="004E3C0B">
        <w:t>Python</w:t>
      </w:r>
      <w:proofErr w:type="spellEnd"/>
      <w:r w:rsidR="004E3C0B">
        <w:t xml:space="preserve">. </w:t>
      </w:r>
      <w:r w:rsidR="00C669AA">
        <w:t xml:space="preserve">Zawarto w nim informacje na temat </w:t>
      </w:r>
      <w:r w:rsidR="00C6071E">
        <w:t xml:space="preserve">pętli procedur wykonywanych w programie, </w:t>
      </w:r>
      <w:r w:rsidR="00C669AA">
        <w:t>wszystkich poszczególnych modułów składowych</w:t>
      </w:r>
      <w:r w:rsidR="00C6071E">
        <w:t xml:space="preserve"> oraz parametrów</w:t>
      </w:r>
      <w:r w:rsidR="008B0E74">
        <w:t>, które mogą być kontrolowane przez użytkownika.</w:t>
      </w:r>
      <w:r w:rsidR="001C0BC7">
        <w:t xml:space="preserve"> Następne przechodzimy do fazy weryfikacji</w:t>
      </w:r>
      <w:r w:rsidR="0056456A">
        <w:t xml:space="preserve"> i testowania omówionej w rozdziale ósmym.</w:t>
      </w:r>
      <w:r w:rsidR="002E7BC6">
        <w:t xml:space="preserve"> Przeanalizowane jest zachowanie układu regulacji w poszczególnych warunkach testowych. </w:t>
      </w:r>
      <w:r w:rsidR="006110A8">
        <w:t xml:space="preserve">Przedostatni rozdział </w:t>
      </w:r>
    </w:p>
    <w:p w14:paraId="5B24F037" w14:textId="7092029F" w:rsidR="001F521D" w:rsidRDefault="001F521D" w:rsidP="001F521D">
      <w:pPr>
        <w:pStyle w:val="Nagwek1"/>
      </w:pPr>
      <w:bookmarkStart w:id="4" w:name="_Toc91700303"/>
      <w:r>
        <w:t>Pojazdy autonomiczne</w:t>
      </w:r>
      <w:bookmarkEnd w:id="4"/>
    </w:p>
    <w:p w14:paraId="0412A1BD" w14:textId="455E777C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</w:t>
      </w:r>
      <w:r w:rsidR="0094759C">
        <w:t xml:space="preserve"> Pierwsze</w:t>
      </w:r>
      <w:r w:rsidR="003B3965">
        <w:t xml:space="preserve"> </w:t>
      </w:r>
      <w:r w:rsidR="00A12A01">
        <w:t xml:space="preserve">działające </w:t>
      </w:r>
      <w:r w:rsidR="003B3965">
        <w:t>prototypy pojawiły się już w latach 80’</w:t>
      </w:r>
      <w:r w:rsidR="00DB3CE2">
        <w:t xml:space="preserve"> XX wieku</w:t>
      </w:r>
      <w:r w:rsidR="00C4163C">
        <w:t xml:space="preserve"> </w:t>
      </w:r>
      <w:r w:rsidR="00B22AF5">
        <w:t>budowane</w:t>
      </w:r>
      <w:r w:rsidR="00C4163C">
        <w:t xml:space="preserve"> przez </w:t>
      </w:r>
      <w:r w:rsidR="00637C4B">
        <w:t>Uniwersytet</w:t>
      </w:r>
      <w:r w:rsidR="00C4163C">
        <w:t xml:space="preserve"> </w:t>
      </w:r>
      <w:proofErr w:type="spellStart"/>
      <w:r w:rsidR="00C4163C">
        <w:t>Carnegie</w:t>
      </w:r>
      <w:proofErr w:type="spellEnd"/>
      <w:r w:rsidR="00C4163C">
        <w:t xml:space="preserve"> </w:t>
      </w:r>
      <w:proofErr w:type="spellStart"/>
      <w:r w:rsidR="00C4163C">
        <w:t>Mellon</w:t>
      </w:r>
      <w:proofErr w:type="spellEnd"/>
      <w:r w:rsidR="00381E17">
        <w:t xml:space="preserve"> w P</w:t>
      </w:r>
      <w:r w:rsidR="00EB266D">
        <w:t>ittsburgh</w:t>
      </w:r>
      <w:r w:rsidR="00C4163C">
        <w:t xml:space="preserve">, </w:t>
      </w:r>
      <w:r w:rsidR="00B22AF5">
        <w:t>Uniwersytet</w:t>
      </w:r>
      <w:r w:rsidR="00637C4B">
        <w:t xml:space="preserve"> </w:t>
      </w:r>
      <w:r w:rsidR="007075C0">
        <w:t>Bundesweh</w:t>
      </w:r>
      <w:r w:rsidR="00A132DD">
        <w:t>ry</w:t>
      </w:r>
      <w:r w:rsidR="007075C0">
        <w:t xml:space="preserve"> </w:t>
      </w:r>
      <w:r w:rsidR="00637C4B">
        <w:t xml:space="preserve">w </w:t>
      </w:r>
      <w:r w:rsidR="007075C0">
        <w:t>Monachium</w:t>
      </w:r>
      <w:r w:rsidR="00F7121E">
        <w:t xml:space="preserve"> i  firmę Mercedes-Benz</w:t>
      </w:r>
      <w:r w:rsidR="0080589E">
        <w:t xml:space="preserve"> </w:t>
      </w:r>
      <w:r w:rsidR="0080589E">
        <w:fldChar w:fldCharType="begin"/>
      </w:r>
      <w:r w:rsidR="0080589E">
        <w:instrText xml:space="preserve"> REF _Ref91699462 \w \h </w:instrText>
      </w:r>
      <w:r w:rsidR="0080589E">
        <w:fldChar w:fldCharType="separate"/>
      </w:r>
      <w:r w:rsidR="005C7212">
        <w:t>[1]</w:t>
      </w:r>
      <w:r w:rsidR="0080589E">
        <w:fldChar w:fldCharType="end"/>
      </w:r>
      <w:r w:rsidR="003B3965">
        <w:t>.</w:t>
      </w:r>
      <w:r w:rsidR="00A65C31">
        <w:t xml:space="preserve"> </w:t>
      </w:r>
      <w:r w:rsidR="001940EA">
        <w:t>Obecnie każdy</w:t>
      </w:r>
      <w:r w:rsidR="00A65C31">
        <w:t xml:space="preserve"> z producentów </w:t>
      </w:r>
      <w:r w:rsidR="00F2295E">
        <w:t>samochodów</w:t>
      </w:r>
      <w:r w:rsidR="00DB3CE2">
        <w:t xml:space="preserve"> </w:t>
      </w:r>
      <w:r w:rsidR="00176195">
        <w:t xml:space="preserve">ma w swoim portfolio </w:t>
      </w:r>
      <w:r w:rsidR="00EE7B8B">
        <w:t xml:space="preserve">program </w:t>
      </w:r>
      <w:r w:rsidR="00164F19">
        <w:t xml:space="preserve">badań i </w:t>
      </w:r>
      <w:r w:rsidR="00EE7B8B">
        <w:t>rozwoju</w:t>
      </w:r>
      <w:r w:rsidR="0072485D">
        <w:t xml:space="preserve"> technologii automatyzacji i wspomagania kierowania</w:t>
      </w:r>
      <w:r w:rsidR="00EE7B8B">
        <w:t xml:space="preserve">. </w:t>
      </w:r>
      <w:r>
        <w:t>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</w:t>
      </w:r>
      <w:r w:rsidR="0053147B">
        <w:t xml:space="preserve"> czy </w:t>
      </w:r>
      <w:r w:rsidR="0042549B">
        <w:t>systemy awaryjnego hamowania</w:t>
      </w:r>
      <w:r w:rsidR="00434D79">
        <w:t>, w celu poprawienia bezpieczeństwa na drogach. Dąży się do tego aby wyeliminować wpływ ludzkiej niedokładności i nieostrożności.</w:t>
      </w:r>
      <w:r w:rsidR="005E5FA4">
        <w:t xml:space="preserve"> </w:t>
      </w:r>
      <w:r w:rsidR="004F640C">
        <w:t>Na obecną chwilę</w:t>
      </w:r>
      <w:r w:rsidR="005E5FA4">
        <w:t xml:space="preserve">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5" w:name="_Toc91700304"/>
      <w:r>
        <w:lastRenderedPageBreak/>
        <w:t>Poziomy autonomiczności według standardu SAE</w:t>
      </w:r>
      <w:r w:rsidR="00093DFB">
        <w:rPr>
          <w:rStyle w:val="Odwoanieprzypisudolnego"/>
        </w:rPr>
        <w:footnoteReference w:id="2"/>
      </w:r>
      <w:bookmarkEnd w:id="5"/>
      <w:r w:rsidR="00707C6D">
        <w:t xml:space="preserve"> </w:t>
      </w:r>
    </w:p>
    <w:p w14:paraId="77D1FDC9" w14:textId="6567925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 w:rsidR="004A4B97">
        <w:t xml:space="preserve"> </w:t>
      </w:r>
      <w:r w:rsidR="00823295">
        <w:fldChar w:fldCharType="begin"/>
      </w:r>
      <w:r w:rsidR="00823295">
        <w:instrText xml:space="preserve"> REF _Ref91699461 \w \h </w:instrText>
      </w:r>
      <w:r w:rsidR="00823295">
        <w:fldChar w:fldCharType="separate"/>
      </w:r>
      <w:r w:rsidR="005C7212">
        <w:t>[2]</w:t>
      </w:r>
      <w:r w:rsidR="00823295">
        <w:fldChar w:fldCharType="end"/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>Na tym poziomie nie można jeszcze mówić o systemach bezpieczeństwa. Oczekuje się, że kierowca utrzymuje pełną 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02C38AA2" w:rsidR="00FF550B" w:rsidRDefault="0EEC7AE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62724174">
        <w:t xml:space="preserve">musi zachowywać </w:t>
      </w:r>
      <w:r w:rsidR="31028CFF">
        <w:t xml:space="preserve">pełną </w:t>
      </w:r>
      <w:r w:rsidR="62724174">
        <w:t xml:space="preserve">ostrożność i dalej </w:t>
      </w:r>
      <w:r w:rsidR="20095A24">
        <w:t>posiada</w:t>
      </w:r>
      <w:r w:rsidR="62724174">
        <w:t xml:space="preserve"> </w:t>
      </w:r>
      <w:r w:rsidR="31028CFF">
        <w:t>ostateczną</w:t>
      </w:r>
      <w:r w:rsidR="62724174">
        <w:t xml:space="preserve"> władz</w:t>
      </w:r>
      <w:r w:rsidR="31028CFF">
        <w:t>ę</w:t>
      </w:r>
      <w:r w:rsidR="62724174">
        <w:t xml:space="preserve"> nad pojazdem</w:t>
      </w:r>
      <w:r w:rsidR="31028CFF">
        <w:t>.</w:t>
      </w:r>
      <w:r w:rsidR="5F07B557">
        <w:t xml:space="preserve"> Komputer staje się </w:t>
      </w:r>
      <w:r w:rsidR="76789028">
        <w:t>dominujący</w:t>
      </w:r>
      <w:r w:rsidR="5F07B557">
        <w:t xml:space="preserve"> dopiero na poziomach od trzeciego wzwyż.</w:t>
      </w:r>
      <w:r w:rsidR="2343CB1A">
        <w:t xml:space="preserve"> Obecnie</w:t>
      </w:r>
      <w:r w:rsidR="00434C0E">
        <w:t xml:space="preserve"> </w:t>
      </w:r>
      <w:r w:rsidR="00434C0E">
        <w:lastRenderedPageBreak/>
        <w:t>dla klienta indywidualnego</w:t>
      </w:r>
      <w:r w:rsidR="2343CB1A">
        <w:t xml:space="preserve"> nie są </w:t>
      </w:r>
      <w:commentRangeStart w:id="6"/>
      <w:commentRangeEnd w:id="6"/>
      <w:r w:rsidR="00E847C9">
        <w:commentReference w:id="6"/>
      </w:r>
      <w:r w:rsidR="2343CB1A">
        <w:t>dostępne pojazdy trzeciego ani żadnego wyższego poziomu, wynika to głównie z bardzo restrykcyjnych wymogów prawnych</w:t>
      </w:r>
      <w:r w:rsidR="500334F3">
        <w:t>.</w:t>
      </w:r>
      <w:r w:rsidR="770B0248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2CD4B20A" w:rsidR="00FF550B" w:rsidRPr="00B83B07" w:rsidRDefault="004B5D7F" w:rsidP="004B5D7F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7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604DAA13" w:rsidR="001F521D" w:rsidRDefault="001F521D" w:rsidP="001F521D">
      <w:pPr>
        <w:pStyle w:val="Nagwek2"/>
      </w:pPr>
      <w:bookmarkStart w:id="7" w:name="_Toc91700305"/>
      <w:r>
        <w:t>Liderzy rynku</w:t>
      </w:r>
      <w:bookmarkEnd w:id="7"/>
    </w:p>
    <w:p w14:paraId="79F517DF" w14:textId="1422722D" w:rsidR="00DC06E5" w:rsidRPr="00DC06E5" w:rsidRDefault="00C26995" w:rsidP="00973F8E">
      <w:pPr>
        <w:ind w:firstLine="432"/>
        <w:jc w:val="both"/>
      </w:pPr>
      <w:r>
        <w:t>Niedostępność pojazdów wysokiej automatyzacji dla klientów indywidualnych nie oznacza</w:t>
      </w:r>
      <w:r w:rsidR="00EA0E63">
        <w:t>, że nie są one testowane w przestrzeni publicznej.</w:t>
      </w:r>
      <w:r w:rsidR="00A40C45">
        <w:t xml:space="preserve"> </w:t>
      </w:r>
      <w:r w:rsidR="00AC54D3">
        <w:t>Choć mogłoby się zdawać, że</w:t>
      </w:r>
      <w:r w:rsidR="005B0D97">
        <w:t xml:space="preserve"> największy wkład w autonomiczne pojazdy będą miały firmy z branży motoryzacyjnej</w:t>
      </w:r>
      <w:r w:rsidR="00E32E05">
        <w:t>, to okazuje się, że rozwój tych technologii napędzany jest przez gigantów IT takich jak</w:t>
      </w:r>
      <w:r w:rsidR="00A67A63">
        <w:t xml:space="preserve"> Samsung, </w:t>
      </w:r>
      <w:proofErr w:type="spellStart"/>
      <w:r w:rsidR="00A67A63">
        <w:t>Nvidia</w:t>
      </w:r>
      <w:proofErr w:type="spellEnd"/>
      <w:r w:rsidR="00A67A63">
        <w:t xml:space="preserve">, </w:t>
      </w:r>
      <w:proofErr w:type="spellStart"/>
      <w:r w:rsidR="00A67A63">
        <w:t>Tencent</w:t>
      </w:r>
      <w:proofErr w:type="spellEnd"/>
      <w:r w:rsidR="002137BA">
        <w:t xml:space="preserve"> czy Baidu</w:t>
      </w:r>
      <w:r w:rsidR="00B15FD7">
        <w:t xml:space="preserve"> </w:t>
      </w:r>
      <w:r w:rsidR="00B15FD7">
        <w:fldChar w:fldCharType="begin"/>
      </w:r>
      <w:r w:rsidR="00B15FD7">
        <w:instrText xml:space="preserve"> REF _Ref91695852 \r \h </w:instrText>
      </w:r>
      <w:r w:rsidR="00B15FD7">
        <w:fldChar w:fldCharType="separate"/>
      </w:r>
      <w:r w:rsidR="005C7212">
        <w:t>[3]</w:t>
      </w:r>
      <w:r w:rsidR="00B15FD7">
        <w:fldChar w:fldCharType="end"/>
      </w:r>
      <w:r w:rsidR="005133D5">
        <w:t>.</w:t>
      </w:r>
      <w:r w:rsidR="00886CE6">
        <w:t xml:space="preserve"> Prawdopodobnie </w:t>
      </w:r>
      <w:r w:rsidR="007E3E85">
        <w:t xml:space="preserve">jak dotąd </w:t>
      </w:r>
      <w:r w:rsidR="00886CE6">
        <w:t>n</w:t>
      </w:r>
      <w:r w:rsidR="00335E72">
        <w:t xml:space="preserve">ajbardziej zaawansowany </w:t>
      </w:r>
      <w:r w:rsidR="007B2ECF">
        <w:t xml:space="preserve">pojazd autonomiczny został skonstruowany przez firmę Google i </w:t>
      </w:r>
      <w:r w:rsidR="000C0136">
        <w:t>pokonał</w:t>
      </w:r>
      <w:r w:rsidR="00322A69">
        <w:t xml:space="preserve"> łącznie</w:t>
      </w:r>
      <w:r w:rsidR="000C0136">
        <w:t xml:space="preserve"> </w:t>
      </w:r>
      <w:r w:rsidR="009C74DE">
        <w:t>kilka milionów kilometrów na drodze.</w:t>
      </w:r>
      <w:r w:rsidR="00AC54D3">
        <w:t xml:space="preserve"> </w:t>
      </w:r>
      <w:r w:rsidR="002E6229">
        <w:t xml:space="preserve">Coraz więcej </w:t>
      </w:r>
      <w:r w:rsidR="009A4C31">
        <w:t>państw decyduje się na dopuszczenie tego typu pojazdów na drogi publiczne</w:t>
      </w:r>
      <w:r w:rsidR="00382C89">
        <w:t xml:space="preserve">, przykładowo w Korei zezwolono na testy </w:t>
      </w:r>
      <w:r w:rsidR="00E2412C">
        <w:t>już w 2017 roku, a w Niemczech planuje się ich wprowadzanie z początkiem 2022 roku.</w:t>
      </w:r>
    </w:p>
    <w:p w14:paraId="03216D72" w14:textId="1DD1E9CF" w:rsidR="00E14123" w:rsidRDefault="00E14123" w:rsidP="004B00DA">
      <w:pPr>
        <w:pStyle w:val="Nagwek1"/>
        <w:jc w:val="both"/>
      </w:pPr>
      <w:bookmarkStart w:id="8" w:name="_Toc91700306"/>
      <w:r>
        <w:lastRenderedPageBreak/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1700307"/>
      <w:r>
        <w:t>Czym jest CARLA</w:t>
      </w:r>
      <w:bookmarkEnd w:id="9"/>
    </w:p>
    <w:p w14:paraId="69C59935" w14:textId="14A0CE51" w:rsidR="00A10F17" w:rsidRDefault="42A44477" w:rsidP="64E1D111">
      <w:pPr>
        <w:tabs>
          <w:tab w:val="left" w:pos="3828"/>
        </w:tabs>
        <w:ind w:firstLine="578"/>
        <w:jc w:val="both"/>
        <w:rPr>
          <w:rFonts w:eastAsia="Calibri"/>
          <w:noProof/>
        </w:rPr>
      </w:pPr>
      <w:r w:rsidRPr="64E1D111">
        <w:rPr>
          <w:rFonts w:eastAsia="Calibri"/>
          <w:noProof/>
        </w:rPr>
        <w:t>Symulator CARLA</w:t>
      </w:r>
      <w:r w:rsidR="008A12FC">
        <w:rPr>
          <w:rStyle w:val="Odwoanieprzypisudolnego"/>
          <w:rFonts w:eastAsia="Calibri"/>
          <w:noProof/>
        </w:rPr>
        <w:footnoteReference w:id="3"/>
      </w:r>
      <w:r w:rsidR="367A1130" w:rsidRPr="64E1D111">
        <w:rPr>
          <w:rFonts w:eastAsia="Calibri"/>
          <w:noProof/>
        </w:rPr>
        <w:t xml:space="preserve"> (Car Learning to Act</w:t>
      </w:r>
      <w:commentRangeStart w:id="10"/>
      <w:commentRangeStart w:id="11"/>
      <w:r w:rsidR="367A1130" w:rsidRPr="64E1D111">
        <w:rPr>
          <w:rFonts w:eastAsia="Calibri"/>
          <w:noProof/>
        </w:rPr>
        <w:t>)</w:t>
      </w:r>
      <w:commentRangeEnd w:id="10"/>
      <w:r w:rsidR="00E14123">
        <w:commentReference w:id="10"/>
      </w:r>
      <w:commentRangeEnd w:id="11"/>
      <w:r w:rsidR="00A80171">
        <w:rPr>
          <w:rStyle w:val="Odwoaniedokomentarza"/>
        </w:rPr>
        <w:commentReference w:id="11"/>
      </w:r>
      <w:r w:rsidRPr="64E1D111">
        <w:rPr>
          <w:rFonts w:eastAsia="Calibri"/>
          <w:noProof/>
        </w:rPr>
        <w:t xml:space="preserve"> jest </w:t>
      </w:r>
      <w:r w:rsidR="08704CC7" w:rsidRPr="64E1D111">
        <w:rPr>
          <w:rFonts w:eastAsia="Calibri"/>
          <w:noProof/>
        </w:rPr>
        <w:t>środowiskiem</w:t>
      </w:r>
      <w:r w:rsidR="096B1ACD" w:rsidRPr="64E1D111">
        <w:rPr>
          <w:rFonts w:eastAsia="Calibri"/>
          <w:noProof/>
        </w:rPr>
        <w:t xml:space="preserve"> symulacyjnym</w:t>
      </w:r>
      <w:r w:rsidRPr="64E1D111">
        <w:rPr>
          <w:rFonts w:eastAsia="Calibri"/>
          <w:noProof/>
        </w:rPr>
        <w:t xml:space="preserve"> zaprojektowan</w:t>
      </w:r>
      <w:r w:rsidR="08704CC7" w:rsidRPr="64E1D111">
        <w:rPr>
          <w:rFonts w:eastAsia="Calibri"/>
          <w:noProof/>
        </w:rPr>
        <w:t>ym</w:t>
      </w:r>
      <w:r w:rsidR="25C282F4" w:rsidRPr="64E1D111">
        <w:rPr>
          <w:rFonts w:eastAsia="Calibri"/>
          <w:noProof/>
        </w:rPr>
        <w:t xml:space="preserve"> w celach badawczych i weryfikacyjnych systemów pojazdów autonomicznych</w:t>
      </w:r>
      <w:r w:rsidR="008B5A4B">
        <w:rPr>
          <w:rFonts w:eastAsia="Calibri"/>
          <w:noProof/>
        </w:rPr>
        <w:t xml:space="preserve"> </w:t>
      </w:r>
      <w:r w:rsidR="008B5A4B">
        <w:rPr>
          <w:rFonts w:eastAsia="Calibri"/>
          <w:noProof/>
        </w:rPr>
        <w:fldChar w:fldCharType="begin"/>
      </w:r>
      <w:r w:rsidR="008B5A4B">
        <w:rPr>
          <w:rFonts w:eastAsia="Calibri"/>
          <w:noProof/>
        </w:rPr>
        <w:instrText xml:space="preserve"> REF _Ref91696051 \r \h </w:instrText>
      </w:r>
      <w:r w:rsidR="008B5A4B">
        <w:rPr>
          <w:rFonts w:eastAsia="Calibri"/>
          <w:noProof/>
        </w:rPr>
      </w:r>
      <w:r w:rsidR="008B5A4B">
        <w:rPr>
          <w:rFonts w:eastAsia="Calibri"/>
          <w:noProof/>
        </w:rPr>
        <w:fldChar w:fldCharType="separate"/>
      </w:r>
      <w:r w:rsidR="005C7212">
        <w:rPr>
          <w:rFonts w:eastAsia="Calibri"/>
          <w:noProof/>
        </w:rPr>
        <w:t>[4]</w:t>
      </w:r>
      <w:r w:rsidR="008B5A4B">
        <w:rPr>
          <w:rFonts w:eastAsia="Calibri"/>
          <w:noProof/>
        </w:rPr>
        <w:fldChar w:fldCharType="end"/>
      </w:r>
      <w:r w:rsidR="25C282F4" w:rsidRPr="64E1D111">
        <w:rPr>
          <w:rFonts w:eastAsia="Calibri"/>
          <w:noProof/>
        </w:rPr>
        <w:t xml:space="preserve">. </w:t>
      </w:r>
      <w:r w:rsidRPr="64E1D111">
        <w:rPr>
          <w:rFonts w:eastAsia="Calibri"/>
          <w:noProof/>
        </w:rPr>
        <w:t xml:space="preserve"> </w:t>
      </w:r>
      <w:r w:rsidR="359AD39A" w:rsidRPr="64E1D111">
        <w:rPr>
          <w:rFonts w:eastAsia="Calibri"/>
          <w:noProof/>
        </w:rPr>
        <w:t xml:space="preserve">Jedym z celów przyświecających twórcom była całkowita transparentność dla użytkownika i mozliwość rozwoju projektu przez członków społeczności. </w:t>
      </w:r>
      <w:r w:rsidR="00AB7EF4">
        <w:rPr>
          <w:rFonts w:eastAsia="Calibri"/>
          <w:noProof/>
        </w:rPr>
        <w:t>Jest</w:t>
      </w:r>
      <w:commentRangeStart w:id="13"/>
      <w:commentRangeStart w:id="14"/>
      <w:r w:rsidRPr="64E1D111">
        <w:rPr>
          <w:rFonts w:eastAsia="Calibri"/>
          <w:noProof/>
        </w:rPr>
        <w:t xml:space="preserve"> </w:t>
      </w:r>
      <w:r w:rsidR="00C7486A">
        <w:rPr>
          <w:rFonts w:eastAsia="Calibri"/>
          <w:noProof/>
        </w:rPr>
        <w:t xml:space="preserve">projektem, którego kod </w:t>
      </w:r>
      <w:r w:rsidR="00F14A31">
        <w:rPr>
          <w:rFonts w:eastAsia="Calibri"/>
          <w:noProof/>
        </w:rPr>
        <w:t>jest dostępny na zasadach</w:t>
      </w:r>
      <w:r w:rsidRPr="64E1D111">
        <w:rPr>
          <w:rFonts w:eastAsia="Calibri"/>
          <w:noProof/>
        </w:rPr>
        <w:t xml:space="preserve"> open-source </w:t>
      </w:r>
      <w:r w:rsidR="009B13CA">
        <w:rPr>
          <w:rFonts w:eastAsia="Calibri"/>
          <w:noProof/>
        </w:rPr>
        <w:t>z wykorzystaniem</w:t>
      </w:r>
      <w:r w:rsidRPr="64E1D111">
        <w:rPr>
          <w:rFonts w:eastAsia="Calibri"/>
          <w:noProof/>
        </w:rPr>
        <w:t xml:space="preserve"> licencj</w:t>
      </w:r>
      <w:r w:rsidR="006874F3">
        <w:rPr>
          <w:rFonts w:eastAsia="Calibri"/>
          <w:noProof/>
        </w:rPr>
        <w:t>i</w:t>
      </w:r>
      <w:r w:rsidRPr="64E1D111">
        <w:rPr>
          <w:rFonts w:eastAsia="Calibri"/>
          <w:noProof/>
        </w:rPr>
        <w:t xml:space="preserve"> MIT</w:t>
      </w:r>
      <w:r w:rsidR="00656ED0" w:rsidRPr="64E1D111">
        <w:rPr>
          <w:rStyle w:val="Odwoanieprzypisudolnego"/>
          <w:rFonts w:eastAsia="Calibri"/>
          <w:noProof/>
        </w:rPr>
        <w:footnoteReference w:id="4"/>
      </w:r>
      <w:r w:rsidR="009B13CA">
        <w:rPr>
          <w:rFonts w:eastAsia="Calibri"/>
          <w:noProof/>
        </w:rPr>
        <w:t>,</w:t>
      </w:r>
      <w:r w:rsidR="096B1ACD" w:rsidRPr="64E1D111">
        <w:rPr>
          <w:rFonts w:eastAsia="Calibri"/>
          <w:noProof/>
        </w:rPr>
        <w:t xml:space="preserve"> </w:t>
      </w:r>
      <w:r w:rsidR="5C09DC91" w:rsidRPr="64E1D111">
        <w:rPr>
          <w:rFonts w:eastAsia="Calibri"/>
          <w:noProof/>
        </w:rPr>
        <w:t xml:space="preserve">zarówno </w:t>
      </w:r>
      <w:r w:rsidR="53EE3EAC" w:rsidRPr="64E1D111">
        <w:rPr>
          <w:rFonts w:eastAsia="Calibri"/>
          <w:noProof/>
        </w:rPr>
        <w:t xml:space="preserve">na komputery z </w:t>
      </w:r>
      <w:r w:rsidR="096B1ACD" w:rsidRPr="64E1D111">
        <w:rPr>
          <w:rFonts w:eastAsia="Calibri"/>
          <w:noProof/>
        </w:rPr>
        <w:t>system</w:t>
      </w:r>
      <w:r w:rsidR="53EE3EAC" w:rsidRPr="64E1D111">
        <w:rPr>
          <w:rFonts w:eastAsia="Calibri"/>
          <w:noProof/>
        </w:rPr>
        <w:t>em</w:t>
      </w:r>
      <w:r w:rsidR="096B1ACD" w:rsidRPr="64E1D111">
        <w:rPr>
          <w:rFonts w:eastAsia="Calibri"/>
          <w:noProof/>
        </w:rPr>
        <w:t xml:space="preserve"> Windows </w:t>
      </w:r>
      <w:r w:rsidR="367A1130" w:rsidRPr="64E1D111">
        <w:rPr>
          <w:rFonts w:eastAsia="Calibri"/>
          <w:noProof/>
        </w:rPr>
        <w:t xml:space="preserve">jak </w:t>
      </w:r>
      <w:r w:rsidR="096B1ACD" w:rsidRPr="64E1D111">
        <w:rPr>
          <w:rFonts w:eastAsia="Calibri"/>
          <w:noProof/>
        </w:rPr>
        <w:t>i Linux</w:t>
      </w:r>
      <w:commentRangeEnd w:id="13"/>
      <w:r w:rsidR="00E14123">
        <w:commentReference w:id="13"/>
      </w:r>
      <w:commentRangeEnd w:id="14"/>
      <w:r w:rsidR="00A80171">
        <w:rPr>
          <w:rStyle w:val="Odwoaniedokomentarza"/>
        </w:rPr>
        <w:commentReference w:id="14"/>
      </w:r>
      <w:r w:rsidR="5C09DC91" w:rsidRPr="64E1D111">
        <w:rPr>
          <w:rFonts w:eastAsia="Calibri"/>
          <w:noProof/>
        </w:rPr>
        <w:t>.</w:t>
      </w:r>
      <w:r w:rsidR="3663892C" w:rsidRPr="64E1D111">
        <w:rPr>
          <w:rFonts w:eastAsia="Calibri"/>
          <w:noProof/>
        </w:rPr>
        <w:t xml:space="preserve"> </w:t>
      </w:r>
      <w:r w:rsidR="0EE9E9D4" w:rsidRPr="64E1D111">
        <w:rPr>
          <w:rFonts w:eastAsia="Calibri"/>
          <w:noProof/>
        </w:rPr>
        <w:t xml:space="preserve">Został zbudowany </w:t>
      </w:r>
      <w:r w:rsidR="100B155E" w:rsidRPr="64E1D111">
        <w:rPr>
          <w:rFonts w:eastAsia="Calibri"/>
          <w:noProof/>
        </w:rPr>
        <w:t xml:space="preserve">na bazie </w:t>
      </w:r>
      <w:r w:rsidR="0EE9E9D4" w:rsidRPr="64E1D111">
        <w:rPr>
          <w:rFonts w:eastAsia="Calibri"/>
          <w:noProof/>
        </w:rPr>
        <w:t>silnik</w:t>
      </w:r>
      <w:r w:rsidR="100B155E" w:rsidRPr="64E1D111">
        <w:rPr>
          <w:rFonts w:eastAsia="Calibri"/>
          <w:noProof/>
        </w:rPr>
        <w:t>a</w:t>
      </w:r>
      <w:r w:rsidR="0EE9E9D4" w:rsidRPr="64E1D111">
        <w:rPr>
          <w:rFonts w:eastAsia="Calibri"/>
          <w:noProof/>
        </w:rPr>
        <w:t xml:space="preserve"> </w:t>
      </w:r>
      <w:commentRangeStart w:id="15"/>
      <w:commentRangeStart w:id="16"/>
      <w:commentRangeStart w:id="17"/>
      <w:commentRangeStart w:id="18"/>
      <w:r w:rsidR="0EE9E9D4" w:rsidRPr="64E1D111">
        <w:rPr>
          <w:rFonts w:eastAsia="Calibri"/>
          <w:noProof/>
        </w:rPr>
        <w:t>Unreal Engine 4</w:t>
      </w:r>
      <w:commentRangeEnd w:id="15"/>
      <w:r w:rsidR="00E14123">
        <w:commentReference w:id="15"/>
      </w:r>
      <w:commentRangeEnd w:id="16"/>
      <w:r w:rsidR="00D765A4">
        <w:rPr>
          <w:rStyle w:val="Odwoaniedokomentarza"/>
        </w:rPr>
        <w:commentReference w:id="16"/>
      </w:r>
      <w:commentRangeEnd w:id="17"/>
      <w:r w:rsidR="00462B9C">
        <w:rPr>
          <w:rStyle w:val="Odwoaniedokomentarza"/>
        </w:rPr>
        <w:commentReference w:id="17"/>
      </w:r>
      <w:commentRangeEnd w:id="18"/>
      <w:r w:rsidR="008D7C6D">
        <w:rPr>
          <w:rStyle w:val="Odwoaniedokomentarza"/>
        </w:rPr>
        <w:commentReference w:id="18"/>
      </w:r>
      <w:r w:rsidR="004461E4">
        <w:rPr>
          <w:rStyle w:val="Odwoanieprzypisudolnego"/>
          <w:rFonts w:eastAsia="Calibri"/>
          <w:noProof/>
        </w:rPr>
        <w:footnoteReference w:id="5"/>
      </w:r>
      <w:r w:rsidR="0EE9E9D4" w:rsidRPr="64E1D111">
        <w:rPr>
          <w:rFonts w:eastAsia="Calibri"/>
          <w:noProof/>
        </w:rPr>
        <w:t>, który umożliwia wierną symulację oświetlenia i fizyki obiektów.</w:t>
      </w:r>
      <w:r w:rsidR="08704CC7" w:rsidRPr="64E1D111">
        <w:rPr>
          <w:rFonts w:eastAsia="Calibri"/>
          <w:noProof/>
        </w:rPr>
        <w:t xml:space="preserve"> </w:t>
      </w:r>
      <w:r w:rsidR="367A1130" w:rsidRPr="64E1D111">
        <w:rPr>
          <w:rFonts w:eastAsia="Calibri"/>
          <w:noProof/>
        </w:rPr>
        <w:t>W celu tworzenia otoczenia</w:t>
      </w:r>
      <w:r w:rsidR="352C079E" w:rsidRPr="64E1D111">
        <w:rPr>
          <w:rFonts w:eastAsia="Calibri"/>
          <w:noProof/>
        </w:rPr>
        <w:t xml:space="preserve"> wewnątrz symulacji</w:t>
      </w:r>
      <w:r w:rsidR="367A1130" w:rsidRPr="64E1D111">
        <w:rPr>
          <w:rFonts w:eastAsia="Calibri"/>
          <w:noProof/>
        </w:rPr>
        <w:t xml:space="preserve"> w</w:t>
      </w:r>
      <w:r w:rsidR="56AD2382" w:rsidRPr="64E1D111">
        <w:rPr>
          <w:rFonts w:eastAsia="Calibri"/>
          <w:noProof/>
        </w:rPr>
        <w:t>ykorzyst</w:t>
      </w:r>
      <w:r w:rsidR="367A1130" w:rsidRPr="64E1D111">
        <w:rPr>
          <w:rFonts w:eastAsia="Calibri"/>
          <w:noProof/>
        </w:rPr>
        <w:t>ywany jest s</w:t>
      </w:r>
      <w:r w:rsidR="56AD2382" w:rsidRPr="64E1D111">
        <w:rPr>
          <w:rFonts w:eastAsia="Calibri"/>
          <w:noProof/>
        </w:rPr>
        <w:t xml:space="preserve">tandard </w:t>
      </w:r>
      <w:commentRangeStart w:id="20"/>
      <w:r w:rsidR="56AD2382" w:rsidRPr="64E1D111">
        <w:rPr>
          <w:rFonts w:eastAsia="Calibri"/>
          <w:noProof/>
        </w:rPr>
        <w:t>OpenDRIVE</w:t>
      </w:r>
      <w:commentRangeEnd w:id="20"/>
      <w:r w:rsidR="00E14123">
        <w:commentReference w:id="20"/>
      </w:r>
      <w:r w:rsidR="00F74565">
        <w:rPr>
          <w:rFonts w:eastAsia="Calibri"/>
          <w:noProof/>
        </w:rPr>
        <w:t xml:space="preserve"> </w:t>
      </w:r>
      <w:r w:rsidR="00BA35BD">
        <w:rPr>
          <w:rFonts w:eastAsia="Calibri"/>
          <w:noProof/>
        </w:rPr>
        <w:fldChar w:fldCharType="begin"/>
      </w:r>
      <w:r w:rsidR="00BA35BD">
        <w:rPr>
          <w:rFonts w:eastAsia="Calibri"/>
          <w:noProof/>
        </w:rPr>
        <w:instrText xml:space="preserve"> REF _Ref90922593 \w \h </w:instrText>
      </w:r>
      <w:r w:rsidR="00BA35BD">
        <w:rPr>
          <w:rFonts w:eastAsia="Calibri"/>
          <w:noProof/>
        </w:rPr>
      </w:r>
      <w:r w:rsidR="00BA35BD">
        <w:rPr>
          <w:rFonts w:eastAsia="Calibri"/>
          <w:noProof/>
        </w:rPr>
        <w:fldChar w:fldCharType="separate"/>
      </w:r>
      <w:r w:rsidR="005C7212">
        <w:rPr>
          <w:rFonts w:eastAsia="Calibri"/>
          <w:noProof/>
        </w:rPr>
        <w:t>[6]</w:t>
      </w:r>
      <w:r w:rsidR="00BA35BD">
        <w:rPr>
          <w:rFonts w:eastAsia="Calibri"/>
          <w:noProof/>
        </w:rPr>
        <w:fldChar w:fldCharType="end"/>
      </w:r>
      <w:r w:rsidR="56AD2382" w:rsidRPr="64E1D111">
        <w:rPr>
          <w:rFonts w:eastAsia="Calibri"/>
          <w:noProof/>
        </w:rPr>
        <w:t>, za pomocą którego</w:t>
      </w:r>
      <w:r w:rsidR="52DF3967" w:rsidRPr="64E1D111">
        <w:rPr>
          <w:rFonts w:eastAsia="Calibri"/>
          <w:noProof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21" w:name="_Toc91700308"/>
      <w:r>
        <w:rPr>
          <w:rFonts w:eastAsia="Calibri"/>
          <w:noProof/>
        </w:rPr>
        <w:t>Możliwości symulatora</w:t>
      </w:r>
      <w:bookmarkEnd w:id="21"/>
    </w:p>
    <w:p w14:paraId="39563852" w14:textId="44431A9D" w:rsidR="002C47A5" w:rsidRPr="00AE112C" w:rsidRDefault="5D838B29" w:rsidP="004B00DA">
      <w:pPr>
        <w:ind w:firstLine="578"/>
        <w:jc w:val="both"/>
        <w:rPr>
          <w:rFonts w:eastAsia="Calibri"/>
        </w:rPr>
      </w:pPr>
      <w:commentRangeStart w:id="22"/>
      <w:commentRangeStart w:id="23"/>
      <w:r w:rsidRPr="64E1D111">
        <w:rPr>
          <w:rFonts w:eastAsia="Calibri"/>
        </w:rPr>
        <w:t>Dzięki zastosowaniu nowoczesnych rozwiązań</w:t>
      </w:r>
      <w:r w:rsidR="00D50E2F">
        <w:rPr>
          <w:rFonts w:eastAsia="Calibri"/>
        </w:rPr>
        <w:t>,</w:t>
      </w:r>
      <w:r w:rsidRPr="64E1D111">
        <w:rPr>
          <w:rFonts w:eastAsia="Calibri"/>
        </w:rPr>
        <w:t xml:space="preserve"> wsparci</w:t>
      </w:r>
      <w:r w:rsidR="00C74EEE">
        <w:rPr>
          <w:rFonts w:eastAsia="Calibri"/>
        </w:rPr>
        <w:t>u</w:t>
      </w:r>
      <w:r w:rsidRPr="64E1D111">
        <w:rPr>
          <w:rFonts w:eastAsia="Calibri"/>
        </w:rPr>
        <w:t xml:space="preserve"> </w:t>
      </w:r>
      <w:r w:rsidR="00D50E2F">
        <w:rPr>
          <w:rFonts w:eastAsia="Calibri"/>
        </w:rPr>
        <w:t>gigantów</w:t>
      </w:r>
      <w:r w:rsidR="00C766C4">
        <w:rPr>
          <w:rFonts w:eastAsia="Calibri"/>
        </w:rPr>
        <w:t xml:space="preserve"> technologicznych</w:t>
      </w:r>
      <w:r w:rsidR="1C28705B" w:rsidRPr="64E1D111">
        <w:rPr>
          <w:rFonts w:eastAsia="Calibri"/>
        </w:rPr>
        <w:t xml:space="preserve"> </w:t>
      </w:r>
      <w:r w:rsidRPr="64E1D111">
        <w:rPr>
          <w:rFonts w:eastAsia="Calibri"/>
        </w:rPr>
        <w:t>takich jak Intel</w:t>
      </w:r>
      <w:r w:rsidR="00AE6D2B">
        <w:rPr>
          <w:rFonts w:eastAsia="Calibri"/>
        </w:rPr>
        <w:t xml:space="preserve"> czy</w:t>
      </w:r>
      <w:r w:rsidRPr="64E1D111">
        <w:rPr>
          <w:rFonts w:eastAsia="Calibri"/>
        </w:rPr>
        <w:t xml:space="preserve"> Samsung oraz</w:t>
      </w:r>
      <w:r w:rsidR="00693362">
        <w:rPr>
          <w:rFonts w:eastAsia="Calibri"/>
        </w:rPr>
        <w:t xml:space="preserve"> </w:t>
      </w:r>
      <w:r w:rsidRPr="64E1D111">
        <w:rPr>
          <w:rFonts w:eastAsia="Calibri"/>
        </w:rPr>
        <w:t xml:space="preserve">producentów branży </w:t>
      </w:r>
      <w:proofErr w:type="spellStart"/>
      <w:r w:rsidRPr="64E1D111">
        <w:rPr>
          <w:rFonts w:eastAsia="Calibri"/>
        </w:rPr>
        <w:t>automotive</w:t>
      </w:r>
      <w:proofErr w:type="spellEnd"/>
      <w:r w:rsidRPr="64E1D111">
        <w:rPr>
          <w:rFonts w:eastAsia="Calibri"/>
        </w:rPr>
        <w:t xml:space="preserve"> takich jak Mercedes, Toyota czy Valeo</w:t>
      </w:r>
      <w:r w:rsidR="0047496B">
        <w:rPr>
          <w:rFonts w:eastAsia="Calibri"/>
        </w:rPr>
        <w:t>,</w:t>
      </w:r>
      <w:r w:rsidR="7FEF20F3" w:rsidRPr="64E1D111">
        <w:rPr>
          <w:rFonts w:eastAsia="Calibri"/>
        </w:rPr>
        <w:t xml:space="preserve"> </w:t>
      </w:r>
      <w:r w:rsidR="61A96CC2" w:rsidRPr="64E1D111">
        <w:rPr>
          <w:rFonts w:eastAsia="Calibri"/>
        </w:rPr>
        <w:t xml:space="preserve">w </w:t>
      </w:r>
      <w:r w:rsidR="01C8D822" w:rsidRPr="64E1D111">
        <w:rPr>
          <w:rFonts w:eastAsia="Calibri"/>
        </w:rPr>
        <w:t>symulator</w:t>
      </w:r>
      <w:r w:rsidR="008F26F3">
        <w:rPr>
          <w:rFonts w:eastAsia="Calibri"/>
        </w:rPr>
        <w:t>ze</w:t>
      </w:r>
      <w:r w:rsidR="01C8D822" w:rsidRPr="64E1D111">
        <w:rPr>
          <w:rFonts w:eastAsia="Calibri"/>
        </w:rPr>
        <w:t xml:space="preserve"> </w:t>
      </w:r>
      <w:r w:rsidR="002455AF" w:rsidRPr="64E1D111">
        <w:rPr>
          <w:rFonts w:eastAsia="Calibri"/>
        </w:rPr>
        <w:t>zaimplementowano</w:t>
      </w:r>
      <w:r w:rsidR="60E9A0A2" w:rsidRPr="64E1D111">
        <w:rPr>
          <w:rFonts w:eastAsia="Calibri"/>
        </w:rPr>
        <w:t xml:space="preserve"> </w:t>
      </w:r>
      <w:r w:rsidR="01C8D822" w:rsidRPr="64E1D111">
        <w:rPr>
          <w:rFonts w:eastAsia="Calibri"/>
        </w:rPr>
        <w:t>szereg zaawansowanych funkcjonalności</w:t>
      </w:r>
      <w:r w:rsidR="000C4438">
        <w:rPr>
          <w:rFonts w:eastAsia="Calibri"/>
        </w:rPr>
        <w:t xml:space="preserve">, w których skład wchodzą </w:t>
      </w:r>
      <w:r w:rsidR="005E254C">
        <w:rPr>
          <w:rFonts w:eastAsia="Calibri"/>
        </w:rPr>
        <w:t>między innymi</w:t>
      </w:r>
      <w:r w:rsidR="7B7AE2F3" w:rsidRPr="64E1D111">
        <w:rPr>
          <w:rFonts w:eastAsia="Calibri"/>
        </w:rPr>
        <w:t>:</w:t>
      </w:r>
      <w:commentRangeEnd w:id="22"/>
      <w:r w:rsidR="00AE112C">
        <w:rPr>
          <w:rStyle w:val="Odwoaniedokomentarza"/>
        </w:rPr>
        <w:commentReference w:id="22"/>
      </w:r>
      <w:commentRangeEnd w:id="23"/>
      <w:r w:rsidR="003C2AA7">
        <w:rPr>
          <w:rStyle w:val="Odwoaniedokomentarza"/>
        </w:rPr>
        <w:commentReference w:id="23"/>
      </w:r>
    </w:p>
    <w:p w14:paraId="2C8EFDD9" w14:textId="2EB4E252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lastRenderedPageBreak/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6A021CA8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Połączenie z innymi systemami i </w:t>
      </w:r>
      <w:r w:rsidR="004F0780">
        <w:rPr>
          <w:rFonts w:eastAsia="Calibri"/>
          <w:noProof/>
          <w:szCs w:val="24"/>
        </w:rPr>
        <w:t>ś</w:t>
      </w:r>
      <w:r>
        <w:rPr>
          <w:rFonts w:eastAsia="Calibri"/>
          <w:noProof/>
          <w:szCs w:val="24"/>
        </w:rPr>
        <w:t>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6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24" w:name="_Ref90581237"/>
      <w:bookmarkStart w:id="25" w:name="_Toc91700309"/>
      <w:r>
        <w:rPr>
          <w:rFonts w:eastAsia="Calibri"/>
          <w:noProof/>
        </w:rPr>
        <w:t>Interfejs symulatora</w:t>
      </w:r>
      <w:bookmarkEnd w:id="24"/>
      <w:bookmarkEnd w:id="25"/>
    </w:p>
    <w:p w14:paraId="75E58CE9" w14:textId="361FA9FE" w:rsidR="00036975" w:rsidRDefault="3EF42B40" w:rsidP="004B00DA">
      <w:pPr>
        <w:ind w:firstLine="578"/>
        <w:jc w:val="both"/>
        <w:rPr>
          <w:rFonts w:eastAsia="Calibri"/>
        </w:rPr>
      </w:pPr>
      <w:commentRangeStart w:id="26"/>
      <w:r>
        <w:rPr>
          <w:rFonts w:eastAsia="Calibri"/>
        </w:rPr>
        <w:t xml:space="preserve">Symulator </w:t>
      </w:r>
      <w:r w:rsidR="003D5128">
        <w:rPr>
          <w:rFonts w:eastAsia="Calibri"/>
        </w:rPr>
        <w:t>CARLA</w:t>
      </w:r>
      <w:r>
        <w:rPr>
          <w:rFonts w:eastAsia="Calibri"/>
        </w:rPr>
        <w:t xml:space="preserve"> </w:t>
      </w:r>
      <w:r w:rsidR="003D5128">
        <w:rPr>
          <w:rFonts w:eastAsia="Calibri"/>
        </w:rPr>
        <w:t>implementuje architekturę</w:t>
      </w:r>
      <w:r w:rsidR="00EF5D5F">
        <w:rPr>
          <w:rFonts w:eastAsia="Calibri"/>
        </w:rPr>
        <w:t xml:space="preserve"> typu</w:t>
      </w:r>
      <w:r w:rsidR="003D5128">
        <w:rPr>
          <w:rFonts w:eastAsia="Calibri"/>
        </w:rPr>
        <w:t xml:space="preserve"> serwer-klient</w:t>
      </w:r>
      <w:commentRangeEnd w:id="26"/>
      <w:r w:rsidR="00880C26">
        <w:rPr>
          <w:rFonts w:eastAsia="Calibri"/>
        </w:rPr>
        <w:t xml:space="preserve"> </w:t>
      </w:r>
      <w:r w:rsidR="00727E05">
        <w:commentReference w:id="26"/>
      </w:r>
      <w:r w:rsidR="251E4A18">
        <w:rPr>
          <w:rFonts w:eastAsia="Calibri"/>
        </w:rPr>
        <w:t>(</w:t>
      </w:r>
      <w:r w:rsidR="009439A0">
        <w:rPr>
          <w:rFonts w:eastAsia="Calibri"/>
          <w:color w:val="2B579A"/>
          <w:shd w:val="clear" w:color="auto" w:fill="E6E6E6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  <w:color w:val="2B579A"/>
          <w:shd w:val="clear" w:color="auto" w:fill="E6E6E6"/>
        </w:rPr>
      </w:r>
      <w:r w:rsidR="009439A0">
        <w:rPr>
          <w:rFonts w:eastAsia="Calibri"/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3</w:t>
      </w:r>
      <w:r w:rsidR="005C7212">
        <w:t>.</w:t>
      </w:r>
      <w:r w:rsidR="005C7212">
        <w:rPr>
          <w:noProof/>
        </w:rPr>
        <w:t>1</w:t>
      </w:r>
      <w:r w:rsidR="009439A0">
        <w:rPr>
          <w:rFonts w:eastAsia="Calibri"/>
          <w:color w:val="2B579A"/>
          <w:shd w:val="clear" w:color="auto" w:fill="E6E6E6"/>
        </w:rPr>
        <w:fldChar w:fldCharType="end"/>
      </w:r>
      <w:r w:rsidR="251E4A18">
        <w:rPr>
          <w:rFonts w:eastAsia="Calibri"/>
        </w:rPr>
        <w:t>)</w:t>
      </w:r>
      <w:r w:rsidR="00AF44A3">
        <w:rPr>
          <w:rFonts w:eastAsia="Calibri"/>
        </w:rPr>
        <w:t xml:space="preserve"> </w:t>
      </w:r>
      <w:r w:rsidR="00AF44A3">
        <w:rPr>
          <w:rFonts w:eastAsia="Calibri"/>
        </w:rPr>
        <w:fldChar w:fldCharType="begin"/>
      </w:r>
      <w:r w:rsidR="00AF44A3">
        <w:rPr>
          <w:rFonts w:eastAsia="Calibri"/>
        </w:rPr>
        <w:instrText xml:space="preserve"> REF _Ref91700109 \w \h </w:instrText>
      </w:r>
      <w:r w:rsidR="00AF44A3">
        <w:rPr>
          <w:rFonts w:eastAsia="Calibri"/>
        </w:rPr>
      </w:r>
      <w:r w:rsidR="00AF44A3">
        <w:rPr>
          <w:rFonts w:eastAsia="Calibri"/>
        </w:rPr>
        <w:fldChar w:fldCharType="separate"/>
      </w:r>
      <w:r w:rsidR="005C7212">
        <w:rPr>
          <w:rFonts w:eastAsia="Calibri"/>
        </w:rPr>
        <w:t>[5]</w:t>
      </w:r>
      <w:r w:rsidR="00AF44A3">
        <w:rPr>
          <w:rFonts w:eastAsia="Calibri"/>
        </w:rPr>
        <w:fldChar w:fldCharType="end"/>
      </w:r>
      <w:r>
        <w:rPr>
          <w:rFonts w:eastAsia="Calibri"/>
        </w:rPr>
        <w:t xml:space="preserve">. </w:t>
      </w:r>
      <w:r w:rsidR="56FBBA63">
        <w:rPr>
          <w:rFonts w:eastAsia="Calibri"/>
        </w:rPr>
        <w:t xml:space="preserve">Część </w:t>
      </w:r>
      <w:r w:rsidR="7809D7FC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7"/>
      </w:r>
      <w:r w:rsidR="56FBBA63">
        <w:rPr>
          <w:rFonts w:eastAsia="Calibri"/>
        </w:rPr>
        <w:t>. Klienci</w:t>
      </w:r>
      <w:r w:rsidR="7549D099">
        <w:rPr>
          <w:rFonts w:eastAsia="Calibri"/>
        </w:rPr>
        <w:t xml:space="preserve"> natomiast</w:t>
      </w:r>
      <w:r w:rsidR="08E37C01">
        <w:rPr>
          <w:rFonts w:eastAsia="Calibri"/>
        </w:rPr>
        <w:t>,</w:t>
      </w:r>
      <w:r w:rsidR="56FBBA63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8"/>
      </w:r>
      <w:r w:rsidR="56FBBA63">
        <w:rPr>
          <w:rFonts w:eastAsia="Calibri"/>
        </w:rPr>
        <w:t xml:space="preserve"> w języku </w:t>
      </w:r>
      <w:proofErr w:type="spellStart"/>
      <w:r w:rsidR="56FBBA63">
        <w:rPr>
          <w:rFonts w:eastAsia="Calibri"/>
        </w:rPr>
        <w:t>Python</w:t>
      </w:r>
      <w:proofErr w:type="spellEnd"/>
      <w:r w:rsidR="08E37C01">
        <w:rPr>
          <w:rFonts w:eastAsia="Calibri"/>
        </w:rPr>
        <w:t>,</w:t>
      </w:r>
      <w:r w:rsidR="0414406F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12292B00">
        <w:rPr>
          <w:rFonts w:eastAsia="Calibri"/>
        </w:rPr>
        <w:t xml:space="preserve"> </w:t>
      </w:r>
      <w:r w:rsidR="21F1BBF5">
        <w:rPr>
          <w:rFonts w:eastAsia="Calibri"/>
        </w:rPr>
        <w:t>(</w:t>
      </w:r>
      <w:r w:rsidR="0077733B">
        <w:rPr>
          <w:rFonts w:eastAsia="Calibri"/>
          <w:color w:val="2B579A"/>
          <w:shd w:val="clear" w:color="auto" w:fill="E6E6E6"/>
        </w:rPr>
        <w:fldChar w:fldCharType="begin"/>
      </w:r>
      <w:r w:rsidR="0077733B">
        <w:rPr>
          <w:rFonts w:eastAsia="Calibri"/>
        </w:rPr>
        <w:instrText xml:space="preserve"> REF _Ref90329378 \h </w:instrText>
      </w:r>
      <w:r w:rsidR="0077733B">
        <w:rPr>
          <w:rFonts w:eastAsia="Calibri"/>
          <w:color w:val="2B579A"/>
          <w:shd w:val="clear" w:color="auto" w:fill="E6E6E6"/>
        </w:rPr>
      </w:r>
      <w:r w:rsidR="0077733B">
        <w:rPr>
          <w:rFonts w:eastAsia="Calibri"/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3</w:t>
      </w:r>
      <w:r w:rsidR="005C7212">
        <w:t>.</w:t>
      </w:r>
      <w:r w:rsidR="005C7212">
        <w:rPr>
          <w:noProof/>
        </w:rPr>
        <w:t>2</w:t>
      </w:r>
      <w:r w:rsidR="0077733B">
        <w:rPr>
          <w:rFonts w:eastAsia="Calibri"/>
          <w:color w:val="2B579A"/>
          <w:shd w:val="clear" w:color="auto" w:fill="E6E6E6"/>
        </w:rPr>
        <w:fldChar w:fldCharType="end"/>
      </w:r>
      <w:r w:rsidR="12292B00">
        <w:rPr>
          <w:rFonts w:eastAsia="Calibri"/>
        </w:rPr>
        <w:t>)</w:t>
      </w:r>
      <w:r w:rsidR="0414406F">
        <w:rPr>
          <w:rFonts w:eastAsia="Calibri"/>
        </w:rPr>
        <w:t>.</w:t>
      </w:r>
      <w:r w:rsidR="0BE7FAEA">
        <w:rPr>
          <w:rFonts w:eastAsia="Calibri"/>
        </w:rPr>
        <w:t xml:space="preserve"> </w:t>
      </w:r>
      <w:r w:rsidR="104E4AFA">
        <w:rPr>
          <w:rFonts w:eastAsia="Calibri"/>
        </w:rPr>
        <w:t>Obie części symulatora mogą działać równolegle na jednej maszynie, do której odwołujemy</w:t>
      </w:r>
      <w:r w:rsidR="5576A5B2">
        <w:rPr>
          <w:rFonts w:eastAsia="Calibri"/>
        </w:rPr>
        <w:t xml:space="preserve"> się</w:t>
      </w:r>
      <w:r w:rsidR="104E4AFA">
        <w:rPr>
          <w:rFonts w:eastAsia="Calibri"/>
        </w:rPr>
        <w:t xml:space="preserve"> poprzez hosta lokalnego, bądź poprzez si</w:t>
      </w:r>
      <w:r w:rsidR="33DFFC0F">
        <w:rPr>
          <w:rFonts w:eastAsia="Calibri"/>
        </w:rPr>
        <w:t>eć komputerową. Umożliwia to uruchomienie serwera na jednostce o dużej mocy obliczeniowej, która udostępnia klientom wysokiej</w:t>
      </w:r>
      <w:r w:rsidR="76891D14">
        <w:rPr>
          <w:rFonts w:eastAsia="Calibri"/>
        </w:rPr>
        <w:t xml:space="preserve"> jakości symulację, odciążając tym samym </w:t>
      </w:r>
      <w:r w:rsidR="6206EEFE">
        <w:rPr>
          <w:rFonts w:eastAsia="Calibri"/>
        </w:rPr>
        <w:t xml:space="preserve">zasoby </w:t>
      </w:r>
      <w:r w:rsidR="76891D14">
        <w:rPr>
          <w:rFonts w:eastAsia="Calibri"/>
        </w:rPr>
        <w:t>kl</w:t>
      </w:r>
      <w:r w:rsidR="6206EEFE">
        <w:rPr>
          <w:rFonts w:eastAsia="Calibri"/>
        </w:rPr>
        <w:t xml:space="preserve">ientów, które mogą być </w:t>
      </w:r>
      <w:r w:rsidR="73D5C9A7">
        <w:rPr>
          <w:rFonts w:eastAsia="Calibri"/>
        </w:rPr>
        <w:t>przeznaczone</w:t>
      </w:r>
      <w:r w:rsidR="6206EEFE">
        <w:rPr>
          <w:rFonts w:eastAsia="Calibri"/>
        </w:rPr>
        <w:t xml:space="preserve"> </w:t>
      </w:r>
      <w:r w:rsidR="73D5C9A7">
        <w:rPr>
          <w:rFonts w:eastAsia="Calibri"/>
        </w:rPr>
        <w:t>na</w:t>
      </w:r>
      <w:r w:rsidR="5E57397F">
        <w:rPr>
          <w:rFonts w:eastAsia="Calibri"/>
        </w:rPr>
        <w:t xml:space="preserve"> algorytmy</w:t>
      </w:r>
      <w:r w:rsidR="6206EEFE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color w:val="2B579A"/>
          <w:shd w:val="clear" w:color="auto" w:fill="E6E6E6"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320EF3AA" w:rsidR="00036975" w:rsidRDefault="004B5D7F" w:rsidP="004B5D7F">
      <w:pPr>
        <w:pStyle w:val="Legenda"/>
        <w:jc w:val="center"/>
        <w:rPr>
          <w:rStyle w:val="Hipercze"/>
        </w:rPr>
      </w:pPr>
      <w:bookmarkStart w:id="27" w:name="_Ref90047862"/>
      <w:bookmarkStart w:id="28" w:name="_Ref90047840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3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bookmarkEnd w:id="27"/>
      <w:r>
        <w:t xml:space="preserve"> Ogólny schemat architektury symulatora</w:t>
      </w:r>
      <w:r>
        <w:br/>
        <w:t xml:space="preserve">źródło: </w:t>
      </w:r>
      <w:hyperlink r:id="rId19" w:history="1">
        <w:r w:rsidRPr="00E53300">
          <w:rPr>
            <w:rStyle w:val="Hipercze"/>
          </w:rPr>
          <w:t>https://carla.readthedocs.io/en/0.9.12/start_introduction/</w:t>
        </w:r>
      </w:hyperlink>
      <w:bookmarkEnd w:id="28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41788584" w14:textId="3A504A1E" w:rsidR="00DB4F59" w:rsidRDefault="03410F60" w:rsidP="00DB4F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C4B66" wp14:editId="720180FE">
            <wp:extent cx="4125595" cy="1860550"/>
            <wp:effectExtent l="0" t="0" r="0" b="0"/>
            <wp:docPr id="106257518" name="Picture 106257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575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3" b="5747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5BFF" w14:textId="42729224" w:rsidR="00034F35" w:rsidRDefault="00DB4F59" w:rsidP="00DB4F59">
      <w:pPr>
        <w:pStyle w:val="Legenda"/>
        <w:jc w:val="center"/>
      </w:pPr>
      <w:bookmarkStart w:id="29" w:name="_Ref90329378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3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bookmarkEnd w:id="29"/>
      <w:r>
        <w:t xml:space="preserve"> Schemat komunikacji w obrębie maszyny lokalnej</w:t>
      </w:r>
    </w:p>
    <w:p w14:paraId="20CFDC45" w14:textId="77777777" w:rsidR="000570F4" w:rsidRPr="000570F4" w:rsidRDefault="000570F4" w:rsidP="00DB4F59">
      <w:pPr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30" w:name="_Toc91700310"/>
      <w:r>
        <w:t>Tworzenie środowisk testowyc</w:t>
      </w:r>
      <w:r w:rsidR="006F2A7D">
        <w:t>h</w:t>
      </w:r>
      <w:bookmarkEnd w:id="30"/>
    </w:p>
    <w:p w14:paraId="16797D27" w14:textId="1AB8FB5A" w:rsidR="0090081F" w:rsidRPr="00DB1DA3" w:rsidRDefault="66B0A9B4" w:rsidP="0090081F">
      <w:pPr>
        <w:ind w:firstLine="432"/>
        <w:jc w:val="both"/>
      </w:pPr>
      <w:r>
        <w:t>Jednym z założeń projektowych było st</w:t>
      </w:r>
      <w:r w:rsidR="1F726166">
        <w:t>worzenie kilku środowisk, po których mógłby poruszać się symulowany pojazd wyposażony w moduł tempomatu</w:t>
      </w:r>
      <w:r w:rsidR="50681992">
        <w:t xml:space="preserve"> adaptacyjnego</w:t>
      </w:r>
      <w:r w:rsidR="1F726166">
        <w:t xml:space="preserve">. </w:t>
      </w:r>
      <w:r w:rsidR="00FA7F8C">
        <w:t>D</w:t>
      </w:r>
      <w:r w:rsidR="489CD7AD">
        <w:t>ostarczone razem z symulatorem mapy są bardzo szczegółowe, a więc dobrze odwzorowuj</w:t>
      </w:r>
      <w:r w:rsidR="00D73A64">
        <w:t>ą</w:t>
      </w:r>
      <w:r w:rsidR="489CD7AD">
        <w:t xml:space="preserve"> faktyczne warunki na drogach,</w:t>
      </w:r>
      <w:r w:rsidR="00130B9A">
        <w:t xml:space="preserve"> </w:t>
      </w:r>
      <w:r w:rsidR="00463609">
        <w:t xml:space="preserve">jednak </w:t>
      </w:r>
      <w:commentRangeStart w:id="31"/>
      <w:r w:rsidR="489CD7AD">
        <w:t>ich poziom złożoności utrudnia</w:t>
      </w:r>
      <w:r w:rsidR="00130B9A">
        <w:t xml:space="preserve"> przeprowadzanie</w:t>
      </w:r>
      <w:r w:rsidR="489CD7AD">
        <w:t xml:space="preserve"> </w:t>
      </w:r>
      <w:r w:rsidR="00774A19">
        <w:t>powtarzalnych i kontrolowa</w:t>
      </w:r>
      <w:r w:rsidR="00366930">
        <w:t>nych</w:t>
      </w:r>
      <w:r w:rsidR="489CD7AD">
        <w:t xml:space="preserve"> test</w:t>
      </w:r>
      <w:r w:rsidR="00366930">
        <w:t>ów</w:t>
      </w:r>
      <w:commentRangeEnd w:id="31"/>
      <w:r w:rsidR="00DB1DA3">
        <w:commentReference w:id="31"/>
      </w:r>
      <w:r w:rsidR="7E305BB3">
        <w:t xml:space="preserve">, a dodatkowo </w:t>
      </w:r>
      <w:r w:rsidR="5AC3851E">
        <w:t xml:space="preserve">cechują się </w:t>
      </w:r>
      <w:r w:rsidR="00453DF6">
        <w:t>znacznie</w:t>
      </w:r>
      <w:r w:rsidR="5AC3851E">
        <w:t xml:space="preserve"> mniejszą wydajnością.</w:t>
      </w:r>
      <w:r w:rsidR="10A73359">
        <w:t xml:space="preserve"> W związku z tym projektowane środowiska będą możliwie </w:t>
      </w:r>
      <w:r w:rsidR="50DC1A63">
        <w:t>uproszczone</w:t>
      </w:r>
      <w:r w:rsidR="10A73359">
        <w:t xml:space="preserve">. W tym celu symulator CARLA zostanie uruchomiony w trybie odczytu map </w:t>
      </w:r>
      <w:proofErr w:type="spellStart"/>
      <w:r w:rsidR="10A73359">
        <w:t>OpenDRIVE</w:t>
      </w:r>
      <w:proofErr w:type="spellEnd"/>
      <w:r w:rsidR="00883ED1">
        <w:rPr>
          <w:rStyle w:val="Odwoanieprzypisudolnego"/>
        </w:rPr>
        <w:footnoteReference w:id="9"/>
      </w:r>
      <w:r w:rsidR="10A73359">
        <w:t>.</w:t>
      </w:r>
      <w:r w:rsidR="761397A1">
        <w:t xml:space="preserve"> Po włączeniu symulatora uruchamiany jest odpowiedni skrypt wczytujący plik danych mapy, a następnie automatycznie generowana jest jego </w:t>
      </w:r>
      <w:r w:rsidR="1C0046CD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32" w:name="_Toc91700311"/>
      <w:r>
        <w:t xml:space="preserve">Standard </w:t>
      </w:r>
      <w:proofErr w:type="spellStart"/>
      <w:r>
        <w:t>OpenDRIVE</w:t>
      </w:r>
      <w:bookmarkEnd w:id="32"/>
      <w:proofErr w:type="spellEnd"/>
    </w:p>
    <w:p w14:paraId="575A6CB0" w14:textId="01DE5259" w:rsidR="00661F8C" w:rsidRDefault="5C61891B" w:rsidP="00D77D84">
      <w:pPr>
        <w:ind w:firstLine="578"/>
        <w:jc w:val="both"/>
      </w:pPr>
      <w:r>
        <w:t xml:space="preserve">Symulator CARLA domyślnie korzysta z </w:t>
      </w:r>
      <w:r w:rsidR="0EF92236">
        <w:t>map</w:t>
      </w:r>
      <w:r>
        <w:t xml:space="preserve"> zbudowanych z obiektów 3D. </w:t>
      </w:r>
      <w:r w:rsidR="0071420B">
        <w:t xml:space="preserve">Niewidoczną dla użytkownika </w:t>
      </w:r>
      <w:r w:rsidR="00030D85">
        <w:t>warstwą</w:t>
      </w:r>
      <w:r w:rsidR="00915F08">
        <w:t xml:space="preserve"> tych środowisk</w:t>
      </w:r>
      <w:r w:rsidR="0071420B">
        <w:t xml:space="preserve"> są</w:t>
      </w:r>
      <w:r w:rsidR="00030D85">
        <w:t xml:space="preserve"> </w:t>
      </w:r>
      <w:commentRangeStart w:id="33"/>
      <w:commentRangeStart w:id="34"/>
      <w:r w:rsidR="597BE4A0">
        <w:t>informacje</w:t>
      </w:r>
      <w:r w:rsidR="00BD3415">
        <w:t xml:space="preserve"> </w:t>
      </w:r>
      <w:r w:rsidR="00030D85">
        <w:t xml:space="preserve">zapisane w otwartym standardzie </w:t>
      </w:r>
      <w:proofErr w:type="spellStart"/>
      <w:r w:rsidR="00030D85">
        <w:t>OpenDRIVE</w:t>
      </w:r>
      <w:proofErr w:type="spellEnd"/>
      <w:r w:rsidR="00030D85">
        <w:t>,</w:t>
      </w:r>
      <w:r w:rsidR="597BE4A0">
        <w:t xml:space="preserve"> które</w:t>
      </w:r>
      <w:r w:rsidR="63AFDE5C">
        <w:t xml:space="preserve"> przekazywane są do symulowanych pojazdów.</w:t>
      </w:r>
      <w:commentRangeEnd w:id="33"/>
      <w:r w:rsidR="00D04C4A">
        <w:commentReference w:id="33"/>
      </w:r>
      <w:commentRangeEnd w:id="34"/>
      <w:r w:rsidR="007E7131">
        <w:rPr>
          <w:rStyle w:val="Odwoaniedokomentarza"/>
        </w:rPr>
        <w:commentReference w:id="34"/>
      </w:r>
      <w:r w:rsidR="3E7C999C">
        <w:t xml:space="preserve"> </w:t>
      </w:r>
      <w:r w:rsidR="63AFDE5C">
        <w:t xml:space="preserve">Są to między innymi dane o połączeniach, skrzyżowaniach, ilości i szerokości pasów ruchu, limitach prędkości i geometrii dróg. </w:t>
      </w:r>
      <w:r w:rsidR="7D55A0AC">
        <w:t>Wykorzystanie</w:t>
      </w:r>
      <w:r w:rsidR="2786B288">
        <w:t xml:space="preserve"> standardu </w:t>
      </w:r>
      <w:proofErr w:type="spellStart"/>
      <w:r w:rsidR="6137F899">
        <w:t>OpenDRIVE</w:t>
      </w:r>
      <w:proofErr w:type="spellEnd"/>
      <w:r w:rsidR="6137F899">
        <w:t xml:space="preserve"> </w:t>
      </w:r>
      <w:r w:rsidR="2786B288">
        <w:t xml:space="preserve">pozwala na przenoszenie </w:t>
      </w:r>
      <w:r w:rsidR="026876A3">
        <w:t xml:space="preserve">środowisk testowych </w:t>
      </w:r>
      <w:r w:rsidR="2786B288">
        <w:t xml:space="preserve">pomiędzy wieloma </w:t>
      </w:r>
      <w:r w:rsidR="1DC3C092">
        <w:t>symulatorami</w:t>
      </w:r>
      <w:r w:rsidR="2786B288">
        <w:t>.</w:t>
      </w:r>
      <w:r w:rsidR="028FFDD8">
        <w:t xml:space="preserve"> </w:t>
      </w:r>
      <w:r w:rsidR="4F5F6CA8">
        <w:t xml:space="preserve">Jest on </w:t>
      </w:r>
      <w:proofErr w:type="spellStart"/>
      <w:r w:rsidR="4F5F6CA8">
        <w:t>wykorzysytwany</w:t>
      </w:r>
      <w:proofErr w:type="spellEnd"/>
      <w:r w:rsidR="4C97D2CE">
        <w:t xml:space="preserve"> przez liderów branży </w:t>
      </w:r>
      <w:r w:rsidR="2AD05ADC">
        <w:t xml:space="preserve">motoryzacyjnej </w:t>
      </w:r>
      <w:r w:rsidR="4C97D2CE">
        <w:t xml:space="preserve">takich jak </w:t>
      </w:r>
      <w:r w:rsidR="3FA66156">
        <w:t xml:space="preserve">BMW, </w:t>
      </w:r>
      <w:proofErr w:type="spellStart"/>
      <w:r w:rsidR="3FA66156">
        <w:t>dSPACE</w:t>
      </w:r>
      <w:proofErr w:type="spellEnd"/>
      <w:r w:rsidR="2B9B6D99">
        <w:t xml:space="preserve"> czy </w:t>
      </w:r>
      <w:proofErr w:type="spellStart"/>
      <w:r w:rsidR="3FA66156">
        <w:t>Vector</w:t>
      </w:r>
      <w:proofErr w:type="spellEnd"/>
      <w:r w:rsidR="1731F199">
        <w:t xml:space="preserve"> </w:t>
      </w:r>
      <w:proofErr w:type="spellStart"/>
      <w:r w:rsidR="1731F199">
        <w:t>Informatik</w:t>
      </w:r>
      <w:proofErr w:type="spellEnd"/>
      <w:r w:rsidR="009826E0">
        <w:t xml:space="preserve"> </w:t>
      </w:r>
      <w:r w:rsidR="009826E0">
        <w:fldChar w:fldCharType="begin"/>
      </w:r>
      <w:r w:rsidR="009826E0">
        <w:instrText xml:space="preserve"> REF _Ref90922593 \w \h </w:instrText>
      </w:r>
      <w:r w:rsidR="009826E0">
        <w:fldChar w:fldCharType="separate"/>
      </w:r>
      <w:r w:rsidR="005C7212">
        <w:t>[6]</w:t>
      </w:r>
      <w:r w:rsidR="009826E0">
        <w:fldChar w:fldCharType="end"/>
      </w:r>
      <w:r w:rsidR="3FA66156">
        <w:t>.</w:t>
      </w:r>
      <w:commentRangeStart w:id="35"/>
      <w:commentRangeEnd w:id="35"/>
      <w:r w:rsidR="00D04C4A">
        <w:commentReference w:id="35"/>
      </w:r>
    </w:p>
    <w:p w14:paraId="290366C7" w14:textId="1F455EC2" w:rsidR="003826B5" w:rsidRDefault="241CFBD3" w:rsidP="003826B5">
      <w:pPr>
        <w:pStyle w:val="Nagwek2"/>
      </w:pPr>
      <w:bookmarkStart w:id="36" w:name="_Toc91700312"/>
      <w:r>
        <w:t>Format</w:t>
      </w:r>
      <w:r w:rsidR="5D2C4567">
        <w:t xml:space="preserve"> plik</w:t>
      </w:r>
      <w:r w:rsidR="29952F3B">
        <w:t>ów</w:t>
      </w:r>
      <w:r w:rsidR="5D2C4567">
        <w:t xml:space="preserve"> </w:t>
      </w:r>
      <w:r w:rsidR="5932ACDA">
        <w:t xml:space="preserve">standardu </w:t>
      </w:r>
      <w:proofErr w:type="spellStart"/>
      <w:r w:rsidR="49418274">
        <w:t>OpenDRIVE</w:t>
      </w:r>
      <w:bookmarkEnd w:id="36"/>
      <w:proofErr w:type="spellEnd"/>
    </w:p>
    <w:p w14:paraId="65B32A14" w14:textId="4AFCE488" w:rsidR="00423056" w:rsidRDefault="6A601FFF" w:rsidP="006956AD">
      <w:pPr>
        <w:ind w:firstLine="578"/>
        <w:jc w:val="both"/>
      </w:pPr>
      <w:proofErr w:type="spellStart"/>
      <w:r>
        <w:t>Standarard</w:t>
      </w:r>
      <w:proofErr w:type="spellEnd"/>
      <w:r>
        <w:t xml:space="preserve"> </w:t>
      </w:r>
      <w:proofErr w:type="spellStart"/>
      <w:r>
        <w:t>OpenDrive</w:t>
      </w:r>
      <w:proofErr w:type="spellEnd"/>
      <w:r>
        <w:t xml:space="preserve"> wykorzystuje pliki </w:t>
      </w:r>
      <w:proofErr w:type="spellStart"/>
      <w:r>
        <w:t>xml</w:t>
      </w:r>
      <w:proofErr w:type="spellEnd"/>
      <w:r>
        <w:t xml:space="preserve"> (z rozszerzeniem .</w:t>
      </w:r>
      <w:proofErr w:type="spellStart"/>
      <w:r>
        <w:t>xodr</w:t>
      </w:r>
      <w:proofErr w:type="spellEnd"/>
      <w:r>
        <w:t>)</w:t>
      </w:r>
      <w:r w:rsidR="0A22CD75">
        <w:t>.</w:t>
      </w:r>
      <w:r w:rsidR="372FB292">
        <w:t xml:space="preserve"> </w:t>
      </w:r>
      <w:r w:rsidR="53C417B1">
        <w:t xml:space="preserve">Elementy specyfikowanej drogi, są dzielone na segmenty (węzły) które są ze sobą połączone (krawędzie) </w:t>
      </w:r>
      <w:r w:rsidR="53C417B1">
        <w:lastRenderedPageBreak/>
        <w:t xml:space="preserve">tworząc </w:t>
      </w:r>
      <w:r w:rsidR="33168A4A">
        <w:t xml:space="preserve">skierowany </w:t>
      </w:r>
      <w:r w:rsidR="53C417B1">
        <w:t xml:space="preserve">graf drogi. </w:t>
      </w:r>
      <w:r w:rsidR="372FB292">
        <w:t xml:space="preserve">Każdy węzeł posiada informacje takie jak jego poprzednik, następca, typ </w:t>
      </w:r>
      <w:r w:rsidR="1CB83E75">
        <w:t>obiektu</w:t>
      </w:r>
      <w:r w:rsidR="372FB292">
        <w:t>, pozycja i wymiary</w:t>
      </w:r>
      <w:r w:rsidR="21B4AD1A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26D30F64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r>
        <w:t xml:space="preserve"> Przykładowa droga i fragment pliku .</w:t>
      </w:r>
      <w:proofErr w:type="spellStart"/>
      <w:r>
        <w:t>xodr</w:t>
      </w:r>
      <w:proofErr w:type="spellEnd"/>
      <w:r>
        <w:br/>
        <w:t xml:space="preserve">źródło: </w:t>
      </w:r>
      <w:hyperlink r:id="rId22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37" w:name="_Toc91700313"/>
      <w:r>
        <w:t xml:space="preserve">Oprogramowanie do edycji sieci </w:t>
      </w:r>
      <w:proofErr w:type="spellStart"/>
      <w:r>
        <w:t>OpenDRIVE</w:t>
      </w:r>
      <w:bookmarkEnd w:id="37"/>
      <w:proofErr w:type="spellEnd"/>
    </w:p>
    <w:p w14:paraId="104E2B59" w14:textId="54B4F21E" w:rsidR="002A2E5E" w:rsidRPr="007E69E9" w:rsidRDefault="45C61B54" w:rsidP="00697C87">
      <w:pPr>
        <w:ind w:firstLine="578"/>
        <w:jc w:val="both"/>
        <w:rPr>
          <w:strike/>
        </w:rPr>
      </w:pPr>
      <w:commentRangeStart w:id="38"/>
      <w:commentRangeStart w:id="39"/>
      <w:r w:rsidRPr="007E69E9">
        <w:rPr>
          <w:strike/>
        </w:rPr>
        <w:t xml:space="preserve">Duże możliwości </w:t>
      </w:r>
      <w:r w:rsidR="4E325801" w:rsidRPr="007E69E9">
        <w:rPr>
          <w:strike/>
        </w:rPr>
        <w:t>opisywanego standardu</w:t>
      </w:r>
      <w:r w:rsidRPr="007E69E9">
        <w:rPr>
          <w:strike/>
        </w:rPr>
        <w:t xml:space="preserve"> wymusiły powstanie oprogramowania do edycji wizualnej.</w:t>
      </w:r>
      <w:r w:rsidR="4E325801" w:rsidRPr="007E69E9">
        <w:rPr>
          <w:strike/>
        </w:rPr>
        <w:t xml:space="preserve"> </w:t>
      </w:r>
      <w:r w:rsidR="55217C25" w:rsidRPr="007E69E9">
        <w:rPr>
          <w:strike/>
        </w:rPr>
        <w:t>Powstało wiele, zarówno profesjonalnych</w:t>
      </w:r>
      <w:r w:rsidR="1E11E87B" w:rsidRPr="007E69E9">
        <w:rPr>
          <w:strike/>
        </w:rPr>
        <w:t>,</w:t>
      </w:r>
      <w:r w:rsidR="55217C25" w:rsidRPr="007E69E9">
        <w:rPr>
          <w:strike/>
        </w:rPr>
        <w:t xml:space="preserve"> </w:t>
      </w:r>
      <w:r w:rsidR="1792D509" w:rsidRPr="007E69E9">
        <w:rPr>
          <w:strike/>
        </w:rPr>
        <w:t xml:space="preserve">jak </w:t>
      </w:r>
      <w:r w:rsidR="55217C25" w:rsidRPr="007E69E9">
        <w:rPr>
          <w:strike/>
        </w:rPr>
        <w:t xml:space="preserve">i amatorskich rozwiązań. </w:t>
      </w:r>
      <w:r w:rsidRPr="007E69E9">
        <w:rPr>
          <w:strike/>
        </w:rPr>
        <w:t xml:space="preserve">Podstawowo każde z nich </w:t>
      </w:r>
      <w:r w:rsidR="5BE883A9" w:rsidRPr="007E69E9">
        <w:rPr>
          <w:strike/>
        </w:rPr>
        <w:t>oferuje</w:t>
      </w:r>
      <w:r w:rsidRPr="007E69E9">
        <w:rPr>
          <w:strike/>
        </w:rPr>
        <w:t xml:space="preserve"> tworzenie </w:t>
      </w:r>
      <w:r w:rsidR="5BE883A9" w:rsidRPr="007E69E9">
        <w:rPr>
          <w:strike/>
        </w:rPr>
        <w:t xml:space="preserve">i łączenie </w:t>
      </w:r>
      <w:r w:rsidRPr="007E69E9">
        <w:rPr>
          <w:strike/>
        </w:rPr>
        <w:t>odcinkó</w:t>
      </w:r>
      <w:r w:rsidR="5BE883A9" w:rsidRPr="007E69E9">
        <w:rPr>
          <w:strike/>
        </w:rPr>
        <w:t xml:space="preserve">w dróg </w:t>
      </w:r>
      <w:r w:rsidR="72C0F5F5" w:rsidRPr="007E69E9">
        <w:rPr>
          <w:strike/>
        </w:rPr>
        <w:t>oraz</w:t>
      </w:r>
      <w:r w:rsidR="5BE883A9" w:rsidRPr="007E69E9">
        <w:rPr>
          <w:strike/>
        </w:rPr>
        <w:t xml:space="preserve"> </w:t>
      </w:r>
      <w:r w:rsidR="72C0F5F5" w:rsidRPr="007E69E9">
        <w:rPr>
          <w:strike/>
        </w:rPr>
        <w:t xml:space="preserve">ustalanie </w:t>
      </w:r>
      <w:r w:rsidR="5BE883A9" w:rsidRPr="007E69E9">
        <w:rPr>
          <w:strike/>
        </w:rPr>
        <w:t>skrzyżowań</w:t>
      </w:r>
      <w:r w:rsidR="225D6520" w:rsidRPr="007E69E9">
        <w:rPr>
          <w:strike/>
        </w:rPr>
        <w:t>.</w:t>
      </w:r>
      <w:r w:rsidR="12CC3412" w:rsidRPr="007E69E9">
        <w:rPr>
          <w:strike/>
        </w:rPr>
        <w:t xml:space="preserve"> Oprogramowanie profesjonalne zazwyczaj jest trudniejsze w obsłudze, ale udostępnia o wiele więcej funkcjonalności</w:t>
      </w:r>
      <w:r w:rsidR="4E325801" w:rsidRPr="007E69E9">
        <w:rPr>
          <w:strike/>
        </w:rPr>
        <w:t xml:space="preserve"> często związanych z konwersją rzeczywistych map</w:t>
      </w:r>
      <w:r w:rsidR="6F19A28D" w:rsidRPr="007E69E9">
        <w:rPr>
          <w:strike/>
        </w:rPr>
        <w:t xml:space="preserve"> i zdjęć satelitarnych</w:t>
      </w:r>
      <w:r w:rsidR="3E53A100" w:rsidRPr="007E69E9">
        <w:rPr>
          <w:strike/>
        </w:rPr>
        <w:t>, a także dodawania geometrii dekoracyjnej.</w:t>
      </w:r>
      <w:commentRangeEnd w:id="38"/>
      <w:r w:rsidR="002A2E5E" w:rsidRPr="007E69E9">
        <w:rPr>
          <w:strike/>
        </w:rPr>
        <w:commentReference w:id="38"/>
      </w:r>
      <w:commentRangeEnd w:id="39"/>
      <w:r w:rsidR="007E69E9">
        <w:rPr>
          <w:rStyle w:val="Odwoaniedokomentarza"/>
        </w:rPr>
        <w:commentReference w:id="39"/>
      </w:r>
    </w:p>
    <w:p w14:paraId="2964A4AC" w14:textId="77777777" w:rsidR="002165ED" w:rsidRDefault="002165ED" w:rsidP="00697C87">
      <w:pPr>
        <w:ind w:firstLine="578"/>
        <w:jc w:val="both"/>
      </w:pPr>
    </w:p>
    <w:p w14:paraId="5B173B8D" w14:textId="5225E93C" w:rsidR="002165ED" w:rsidRDefault="002165ED" w:rsidP="00697C87">
      <w:pPr>
        <w:ind w:firstLine="578"/>
        <w:jc w:val="both"/>
      </w:pPr>
      <w:r>
        <w:t>Złożoność standardu wymusza korzystanie z wyspecjalizowanego oprogramowania</w:t>
      </w:r>
      <w:r w:rsidR="00B4033D">
        <w:t xml:space="preserve"> do edycji</w:t>
      </w:r>
      <w:r w:rsidR="00DE1434">
        <w:t>.</w:t>
      </w:r>
      <w:r w:rsidR="00D02F84">
        <w:t xml:space="preserve"> Mimo otwartości standardu większość dostępnych rozwiązań pozostaje płatna</w:t>
      </w:r>
      <w:r w:rsidR="00AC6A16">
        <w:t>, ale istniej</w:t>
      </w:r>
      <w:r w:rsidR="006B440A">
        <w:t>e kilka</w:t>
      </w:r>
      <w:r w:rsidR="00AC6A16">
        <w:t xml:space="preserve"> </w:t>
      </w:r>
      <w:r w:rsidR="00563CE1">
        <w:t>alternatywn</w:t>
      </w:r>
      <w:r w:rsidR="006B440A">
        <w:t>ych</w:t>
      </w:r>
      <w:r w:rsidR="00563CE1">
        <w:t xml:space="preserve">, </w:t>
      </w:r>
      <w:r w:rsidR="0096488C">
        <w:t>otwarto źródłow</w:t>
      </w:r>
      <w:r w:rsidR="006B440A">
        <w:t>ych</w:t>
      </w:r>
      <w:r w:rsidR="00563CE1">
        <w:t xml:space="preserve"> </w:t>
      </w:r>
      <w:r w:rsidR="00902A4E">
        <w:t>program</w:t>
      </w:r>
      <w:r w:rsidR="006B440A">
        <w:t>ów</w:t>
      </w:r>
      <w:r w:rsidR="00902A4E">
        <w:t>.</w:t>
      </w:r>
      <w:r w:rsidR="00183268">
        <w:t xml:space="preserve"> Korzystanie z nieodpłatnych </w:t>
      </w:r>
      <w:r w:rsidR="00EE32E4">
        <w:t xml:space="preserve">wersji zazwyczaj wiąże się z brakiem lub </w:t>
      </w:r>
      <w:r w:rsidR="0027758D">
        <w:t>ograniczeniem pewnych funkcji np. dotyczących topologii terenu</w:t>
      </w:r>
      <w:r w:rsidR="00D53FC9">
        <w:t>, jednak są one wystarczające na potrzeby niniejszej pracy.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2133060B" w:rsidR="004F29BD" w:rsidRDefault="004F29BD" w:rsidP="004F29BD">
      <w:pPr>
        <w:pStyle w:val="Nagwek3"/>
      </w:pPr>
      <w:bookmarkStart w:id="40" w:name="_Toc91700314"/>
      <w:proofErr w:type="spellStart"/>
      <w:r>
        <w:t>MathWorks</w:t>
      </w:r>
      <w:proofErr w:type="spellEnd"/>
      <w:r>
        <w:t xml:space="preserve"> </w:t>
      </w:r>
      <w:proofErr w:type="spellStart"/>
      <w:r>
        <w:t>RoadRunner</w:t>
      </w:r>
      <w:proofErr w:type="spellEnd"/>
      <w:r w:rsidR="00EC1D40">
        <w:rPr>
          <w:rStyle w:val="Odwoanieprzypisudolnego"/>
        </w:rPr>
        <w:footnoteReference w:id="10"/>
      </w:r>
      <w:bookmarkEnd w:id="40"/>
    </w:p>
    <w:p w14:paraId="1E47ABAB" w14:textId="3592E7C6" w:rsidR="0058343A" w:rsidRDefault="26232B85" w:rsidP="006956AD">
      <w:pPr>
        <w:ind w:firstLine="708"/>
        <w:jc w:val="both"/>
      </w:pPr>
      <w:commentRangeStart w:id="41"/>
      <w:commentRangeStart w:id="42"/>
      <w:proofErr w:type="spellStart"/>
      <w:r>
        <w:t>RoadRunner</w:t>
      </w:r>
      <w:proofErr w:type="spellEnd"/>
      <w:r>
        <w:t xml:space="preserve"> </w:t>
      </w:r>
      <w:commentRangeEnd w:id="41"/>
      <w:r w:rsidR="004F29BD">
        <w:commentReference w:id="41"/>
      </w:r>
      <w:commentRangeEnd w:id="42"/>
      <w:r w:rsidR="00783ACE">
        <w:rPr>
          <w:rStyle w:val="Odwoaniedokomentarza"/>
        </w:rPr>
        <w:commentReference w:id="42"/>
      </w:r>
      <w:r>
        <w:t>jest prawdopodobnie najlepszym z dostępnych</w:t>
      </w:r>
      <w:r w:rsidR="00E7471A">
        <w:t xml:space="preserve"> płatnych</w:t>
      </w:r>
      <w:r>
        <w:t xml:space="preserve"> rozwiązań. Posiada bardzo rozbudowany edytor modeli 3D co pozwala na wierną reprezentację całego otoczenia</w:t>
      </w:r>
      <w:r w:rsidR="70E29C98">
        <w:t xml:space="preserve"> wraz z mapami </w:t>
      </w:r>
      <w:r w:rsidR="16277585">
        <w:t>ukształtowania</w:t>
      </w:r>
      <w:r w:rsidR="70E29C98">
        <w:t xml:space="preserve"> terenu</w:t>
      </w:r>
      <w:r>
        <w:t>, a nie jedynie informacji o drogach.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1E0FDE17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r>
        <w:t xml:space="preserve"> Interfejs edytora </w:t>
      </w:r>
      <w:proofErr w:type="spellStart"/>
      <w:r>
        <w:t>RoadRunner</w:t>
      </w:r>
      <w:proofErr w:type="spellEnd"/>
      <w:r>
        <w:br/>
        <w:t xml:space="preserve">źródło: </w:t>
      </w:r>
      <w:hyperlink r:id="rId24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4B53D713" w:rsidR="0036248A" w:rsidRDefault="00D17175" w:rsidP="00F378C7">
      <w:pPr>
        <w:pStyle w:val="Nagwek3"/>
        <w:jc w:val="both"/>
      </w:pPr>
      <w:bookmarkStart w:id="43" w:name="_Toc91700315"/>
      <w:proofErr w:type="spellStart"/>
      <w:r>
        <w:t>OddL</w:t>
      </w:r>
      <w:r w:rsidR="00ED3CF8">
        <w:t>OT</w:t>
      </w:r>
      <w:proofErr w:type="spellEnd"/>
      <w:r w:rsidR="008454E6">
        <w:rPr>
          <w:rStyle w:val="Odwoanieprzypisudolnego"/>
        </w:rPr>
        <w:footnoteReference w:id="11"/>
      </w:r>
      <w:bookmarkEnd w:id="43"/>
    </w:p>
    <w:p w14:paraId="52A6D250" w14:textId="1385B7CF" w:rsidR="000D4238" w:rsidRDefault="539DE5B4" w:rsidP="000D4238">
      <w:pPr>
        <w:jc w:val="both"/>
        <w:rPr>
          <w:noProof/>
        </w:rPr>
      </w:pPr>
      <w:commentRangeStart w:id="44"/>
      <w:commentRangeStart w:id="45"/>
      <w:r>
        <w:t>Darmowe oprogramowanie stworzone przez niemiecki instytut HLRS</w:t>
      </w:r>
      <w:commentRangeEnd w:id="44"/>
      <w:r w:rsidR="006745D7">
        <w:commentReference w:id="44"/>
      </w:r>
      <w:commentRangeEnd w:id="45"/>
      <w:r w:rsidR="00783ACE">
        <w:rPr>
          <w:rStyle w:val="Odwoaniedokomentarza"/>
        </w:rPr>
        <w:commentReference w:id="45"/>
      </w:r>
      <w:r>
        <w:t>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035FD70F" w:rsidR="000D4238" w:rsidRDefault="00124F64" w:rsidP="00124F64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3</w:t>
      </w:r>
      <w:r w:rsidR="002D6CF3">
        <w:rPr>
          <w:noProof/>
        </w:rPr>
        <w:fldChar w:fldCharType="end"/>
      </w:r>
      <w:r>
        <w:t xml:space="preserve"> Interfejs edytora </w:t>
      </w:r>
      <w:proofErr w:type="spellStart"/>
      <w:r>
        <w:t>OddLOT</w:t>
      </w:r>
      <w:proofErr w:type="spellEnd"/>
      <w:r>
        <w:br/>
        <w:t xml:space="preserve">źródło: </w:t>
      </w:r>
      <w:hyperlink r:id="rId26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37E448A" w:rsidR="000D4238" w:rsidRDefault="000D4238" w:rsidP="000D4238">
      <w:pPr>
        <w:pStyle w:val="Nagwek3"/>
      </w:pPr>
      <w:bookmarkStart w:id="46" w:name="_Toc91700316"/>
      <w:r>
        <w:lastRenderedPageBreak/>
        <w:t xml:space="preserve">Wtyczka do programu </w:t>
      </w:r>
      <w:proofErr w:type="spellStart"/>
      <w:r>
        <w:t>Blender</w:t>
      </w:r>
      <w:proofErr w:type="spellEnd"/>
      <w:r w:rsidR="002E4B88">
        <w:rPr>
          <w:rStyle w:val="Odwoanieprzypisudolnego"/>
        </w:rPr>
        <w:footnoteReference w:id="12"/>
      </w:r>
      <w:bookmarkEnd w:id="46"/>
    </w:p>
    <w:p w14:paraId="0ED5066B" w14:textId="004E65BF" w:rsidR="00B90D39" w:rsidRDefault="00783ACE" w:rsidP="00A415FF">
      <w:pPr>
        <w:jc w:val="both"/>
      </w:pPr>
      <w:r>
        <w:t>Jednym z nietypowych rozwiązań jest wtyczka</w:t>
      </w:r>
      <w:r w:rsidR="0004458F">
        <w:t xml:space="preserve"> </w:t>
      </w:r>
      <w:r w:rsidR="4B6531A1" w:rsidRPr="0004458F">
        <w:rPr>
          <w:i/>
          <w:iCs/>
        </w:rPr>
        <w:t>„</w:t>
      </w:r>
      <w:proofErr w:type="spellStart"/>
      <w:r w:rsidR="4B6531A1" w:rsidRPr="0004458F">
        <w:rPr>
          <w:i/>
          <w:iCs/>
        </w:rPr>
        <w:t>Blender</w:t>
      </w:r>
      <w:proofErr w:type="spellEnd"/>
      <w:r w:rsidR="4B6531A1" w:rsidRPr="0004458F">
        <w:rPr>
          <w:i/>
          <w:iCs/>
        </w:rPr>
        <w:t xml:space="preserve"> </w:t>
      </w:r>
      <w:proofErr w:type="spellStart"/>
      <w:r w:rsidR="4B6531A1" w:rsidRPr="0004458F">
        <w:rPr>
          <w:i/>
          <w:iCs/>
        </w:rPr>
        <w:t>Driving</w:t>
      </w:r>
      <w:proofErr w:type="spellEnd"/>
      <w:r w:rsidR="4B6531A1" w:rsidRPr="0004458F">
        <w:rPr>
          <w:i/>
          <w:iCs/>
        </w:rPr>
        <w:t xml:space="preserve"> </w:t>
      </w:r>
      <w:proofErr w:type="spellStart"/>
      <w:r w:rsidR="4B6531A1" w:rsidRPr="0004458F">
        <w:rPr>
          <w:i/>
          <w:iCs/>
        </w:rPr>
        <w:t>Scenario</w:t>
      </w:r>
      <w:proofErr w:type="spellEnd"/>
      <w:r w:rsidR="4B6531A1" w:rsidRPr="0004458F">
        <w:rPr>
          <w:i/>
          <w:iCs/>
        </w:rPr>
        <w:t xml:space="preserve"> </w:t>
      </w:r>
      <w:proofErr w:type="spellStart"/>
      <w:r w:rsidR="4B6531A1" w:rsidRPr="0004458F">
        <w:rPr>
          <w:i/>
          <w:iCs/>
        </w:rPr>
        <w:t>Creator</w:t>
      </w:r>
      <w:proofErr w:type="spellEnd"/>
      <w:r w:rsidR="4B6531A1" w:rsidRPr="0004458F">
        <w:rPr>
          <w:i/>
          <w:iCs/>
        </w:rPr>
        <w:t>”</w:t>
      </w:r>
      <w:r w:rsidR="4B6531A1">
        <w:t xml:space="preserve"> </w:t>
      </w:r>
      <w:r w:rsidR="06868285">
        <w:t xml:space="preserve">do programu </w:t>
      </w:r>
      <w:proofErr w:type="spellStart"/>
      <w:r w:rsidR="06868285">
        <w:t>Blender</w:t>
      </w:r>
      <w:proofErr w:type="spellEnd"/>
      <w:r w:rsidR="06868285">
        <w:t xml:space="preserve">. Jest to </w:t>
      </w:r>
      <w:r w:rsidR="001763F0">
        <w:t>popula</w:t>
      </w:r>
      <w:r w:rsidR="00597C67">
        <w:t xml:space="preserve">rne, </w:t>
      </w:r>
      <w:r w:rsidR="53A37FCD">
        <w:t>otwarto źródłowe</w:t>
      </w:r>
      <w:r w:rsidR="4DAF0F88">
        <w:t xml:space="preserve"> </w:t>
      </w:r>
      <w:r w:rsidR="06868285">
        <w:t xml:space="preserve">oprogramowanie służące do tworzenia modeli 3D, </w:t>
      </w:r>
      <w:proofErr w:type="spellStart"/>
      <w:r w:rsidR="06868285">
        <w:t>renderowania</w:t>
      </w:r>
      <w:proofErr w:type="spellEnd"/>
      <w:r w:rsidR="06868285">
        <w:t xml:space="preserve"> scen oraz animacji komputerowych.</w:t>
      </w:r>
      <w:r w:rsidR="4DAF0F88">
        <w:t xml:space="preserve"> </w:t>
      </w:r>
      <w:r w:rsidR="00F25973">
        <w:t>N</w:t>
      </w:r>
      <w:commentRangeStart w:id="47"/>
      <w:commentRangeStart w:id="48"/>
      <w:r w:rsidR="4DAF0F88">
        <w:t>ajwiększą zaletą</w:t>
      </w:r>
      <w:commentRangeEnd w:id="47"/>
      <w:r w:rsidR="000D4238">
        <w:commentReference w:id="47"/>
      </w:r>
      <w:commentRangeEnd w:id="48"/>
      <w:r w:rsidR="003520FC">
        <w:rPr>
          <w:rStyle w:val="Odwoaniedokomentarza"/>
        </w:rPr>
        <w:commentReference w:id="48"/>
      </w:r>
      <w:r w:rsidR="00F25973">
        <w:t xml:space="preserve"> tego dodatku</w:t>
      </w:r>
      <w:r w:rsidR="4DAF0F88">
        <w:t xml:space="preserve"> jest </w:t>
      </w:r>
      <w:r w:rsidR="003520FC">
        <w:t xml:space="preserve">jego </w:t>
      </w:r>
      <w:r w:rsidR="4DAF0F88">
        <w:t xml:space="preserve">niezwykła prostota. </w:t>
      </w:r>
      <w:r w:rsidR="274D32FB">
        <w:t xml:space="preserve">Drogi tworzone są poprzez dodawanie odpowiednich modeli do trójwymiarowej sceny, a następnie są eksportowane do </w:t>
      </w:r>
      <w:r w:rsidR="005D5AEF">
        <w:t>pliku w formacie</w:t>
      </w:r>
      <w:r w:rsidR="274D32FB">
        <w:t xml:space="preserve"> </w:t>
      </w:r>
      <w:proofErr w:type="spellStart"/>
      <w:r w:rsidR="274D32FB">
        <w:t>OpenDRIVE</w:t>
      </w:r>
      <w:proofErr w:type="spellEnd"/>
      <w:r w:rsidR="005F7F7D">
        <w:t xml:space="preserve"> </w:t>
      </w:r>
      <w:r w:rsidR="005F7F7D">
        <w:fldChar w:fldCharType="begin"/>
      </w:r>
      <w:r w:rsidR="005F7F7D">
        <w:instrText xml:space="preserve"> REF _Ref91699609 \w \h </w:instrText>
      </w:r>
      <w:r w:rsidR="005F7F7D">
        <w:fldChar w:fldCharType="separate"/>
      </w:r>
      <w:r w:rsidR="005C7212">
        <w:t>[7]</w:t>
      </w:r>
      <w:r w:rsidR="005F7F7D">
        <w:fldChar w:fldCharType="end"/>
      </w:r>
      <w:r w:rsidR="274D32FB">
        <w:t>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0AFE89E5" w:rsidR="0053565F" w:rsidRDefault="004F478C" w:rsidP="004F478C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r>
        <w:t xml:space="preserve"> Interfejs edytora </w:t>
      </w:r>
      <w:proofErr w:type="spellStart"/>
      <w:r>
        <w:t>Blender</w:t>
      </w:r>
      <w:proofErr w:type="spellEnd"/>
      <w:r>
        <w:t xml:space="preserve"> z wtyczką obsługi </w:t>
      </w:r>
      <w:proofErr w:type="spellStart"/>
      <w:r>
        <w:t>OpenDRIVE</w:t>
      </w:r>
      <w:proofErr w:type="spellEnd"/>
      <w:r>
        <w:br/>
        <w:t xml:space="preserve">źródło: </w:t>
      </w:r>
      <w:hyperlink r:id="rId28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47922535" w:rsidR="001F521D" w:rsidRDefault="001F521D" w:rsidP="00F378C7">
      <w:pPr>
        <w:pStyle w:val="Nagwek1"/>
        <w:jc w:val="both"/>
      </w:pPr>
      <w:bookmarkStart w:id="49" w:name="_Toc91700317"/>
      <w:r>
        <w:t>Sensory i czujniki</w:t>
      </w:r>
      <w:bookmarkEnd w:id="49"/>
    </w:p>
    <w:p w14:paraId="4A6EC5B7" w14:textId="677FDB98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</w:t>
      </w:r>
      <w:r w:rsidR="00AE60CC">
        <w:t xml:space="preserve">także </w:t>
      </w:r>
      <w:r w:rsidR="00587EEB">
        <w:t xml:space="preserve">dodatkowych czujników </w:t>
      </w:r>
      <w:r w:rsidR="00450DCE">
        <w:t>takich jak kamery,</w:t>
      </w:r>
      <w:r w:rsidR="00AE60CC">
        <w:t xml:space="preserve"> głównie</w:t>
      </w:r>
      <w:r w:rsidR="00450DCE">
        <w:t xml:space="preserve">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</w:t>
      </w:r>
      <w:r w:rsidR="000B51B7">
        <w:t xml:space="preserve"> w okolicach miejsca mocowania lusterka wstecznego</w:t>
      </w:r>
      <w:r w:rsidR="001C47F2">
        <w:t>.</w:t>
      </w:r>
      <w:r w:rsidR="00D50146">
        <w:t xml:space="preserve"> W celu realizacji projektu zdecydowano się jednak na pojedynczy czujnik radarowy</w:t>
      </w:r>
      <w:r w:rsidR="00241813">
        <w:t>.</w:t>
      </w:r>
    </w:p>
    <w:p w14:paraId="3353E7E0" w14:textId="64F2D733" w:rsidR="001F521D" w:rsidRDefault="001F521D" w:rsidP="00F378C7">
      <w:pPr>
        <w:pStyle w:val="Nagwek2"/>
        <w:jc w:val="both"/>
      </w:pPr>
      <w:bookmarkStart w:id="50" w:name="_Toc91700318"/>
      <w:r>
        <w:t xml:space="preserve">Działanie </w:t>
      </w:r>
      <w:r w:rsidR="007000D7">
        <w:t xml:space="preserve">i historia </w:t>
      </w:r>
      <w:r>
        <w:t>radaru</w:t>
      </w:r>
      <w:bookmarkEnd w:id="50"/>
    </w:p>
    <w:p w14:paraId="513AD04B" w14:textId="39F9B4FC" w:rsidR="005557F0" w:rsidRDefault="00676138" w:rsidP="009854C6">
      <w:pPr>
        <w:ind w:firstLine="578"/>
        <w:jc w:val="both"/>
      </w:pPr>
      <w:r>
        <w:t xml:space="preserve">RADAR – pierwotnie z języka angielskiego </w:t>
      </w:r>
      <w:r w:rsidRPr="00676138">
        <w:rPr>
          <w:b/>
          <w:bCs/>
        </w:rPr>
        <w:t>Ra</w:t>
      </w:r>
      <w:r>
        <w:t xml:space="preserve">dio </w:t>
      </w:r>
      <w:proofErr w:type="spellStart"/>
      <w:r w:rsidRPr="00676138">
        <w:rPr>
          <w:b/>
          <w:bCs/>
        </w:rPr>
        <w:t>D</w:t>
      </w:r>
      <w:r>
        <w:t>etection</w:t>
      </w:r>
      <w:proofErr w:type="spellEnd"/>
      <w:r>
        <w:t xml:space="preserve"> </w:t>
      </w:r>
      <w:r w:rsidRPr="00676138">
        <w:rPr>
          <w:b/>
          <w:bCs/>
        </w:rPr>
        <w:t>A</w:t>
      </w:r>
      <w:r>
        <w:t xml:space="preserve">nd </w:t>
      </w:r>
      <w:proofErr w:type="spellStart"/>
      <w:r w:rsidRPr="00676138">
        <w:rPr>
          <w:b/>
          <w:bCs/>
        </w:rPr>
        <w:t>R</w:t>
      </w:r>
      <w:r>
        <w:t>anging</w:t>
      </w:r>
      <w:proofErr w:type="spellEnd"/>
      <w:r>
        <w:t>, obecnie używany jako nazwa własna</w:t>
      </w:r>
      <w:r w:rsidR="001E5346">
        <w:t>, j</w:t>
      </w:r>
      <w:r>
        <w:t>est to system wykrywania i wyznaczania odległości przy pomocy fal radiowych.</w:t>
      </w:r>
      <w:r w:rsidR="009854C6">
        <w:t xml:space="preserve"> Nazwa ta została po raz pierwszy użyta w roku 1940 przez marynarkę Stanów Zjednoczonych Ameryki</w:t>
      </w:r>
      <w:r w:rsidR="001C3FDF">
        <w:t xml:space="preserve"> </w:t>
      </w:r>
      <w:r w:rsidR="00402F5A">
        <w:fldChar w:fldCharType="begin"/>
      </w:r>
      <w:r w:rsidR="00402F5A">
        <w:instrText xml:space="preserve"> REF _Ref91614468 \r \h </w:instrText>
      </w:r>
      <w:r w:rsidR="00402F5A">
        <w:fldChar w:fldCharType="separate"/>
      </w:r>
      <w:r w:rsidR="005C7212">
        <w:t>[8]</w:t>
      </w:r>
      <w:r w:rsidR="00402F5A">
        <w:fldChar w:fldCharType="end"/>
      </w:r>
      <w:r w:rsidR="00E87EE9">
        <w:t xml:space="preserve">, choć rozwój tej technologii trwał </w:t>
      </w:r>
      <w:r w:rsidR="007B07BE">
        <w:t xml:space="preserve">już </w:t>
      </w:r>
      <w:r w:rsidR="00E87EE9">
        <w:t xml:space="preserve">od początku lat trzydziestych </w:t>
      </w:r>
      <w:r w:rsidR="00A549F0">
        <w:t>XX</w:t>
      </w:r>
      <w:r w:rsidR="00903F71">
        <w:t xml:space="preserve"> </w:t>
      </w:r>
      <w:r w:rsidR="00A549F0">
        <w:t>wieku</w:t>
      </w:r>
      <w:r w:rsidR="00C42513">
        <w:t xml:space="preserve"> przez wszystkie największe armie</w:t>
      </w:r>
      <w:r w:rsidR="000F6A1B">
        <w:t xml:space="preserve">, a podstawy teoretyczne potrzebne do wynalezienia urządzenia </w:t>
      </w:r>
      <w:r w:rsidR="00AD6DF5">
        <w:t>badane</w:t>
      </w:r>
      <w:r w:rsidR="000F6A1B">
        <w:t xml:space="preserve"> od kilkudziesięciu lat</w:t>
      </w:r>
      <w:r w:rsidR="00C42513">
        <w:t>.</w:t>
      </w:r>
      <w:r w:rsidR="006637AE">
        <w:t xml:space="preserve"> Jak miało się okazać w trakcie II Wojny </w:t>
      </w:r>
      <w:r w:rsidR="006637AE">
        <w:lastRenderedPageBreak/>
        <w:t xml:space="preserve">Światowej, wynalazek ten na zawsze odmienił oblicze </w:t>
      </w:r>
      <w:r w:rsidR="00FB3D6C">
        <w:t xml:space="preserve">pól </w:t>
      </w:r>
      <w:r w:rsidR="00214216">
        <w:t>walk powietrzn</w:t>
      </w:r>
      <w:r w:rsidR="00FB3D6C">
        <w:t>ych</w:t>
      </w:r>
      <w:r w:rsidR="00214216">
        <w:t xml:space="preserve"> i morsk</w:t>
      </w:r>
      <w:r w:rsidR="00FB3D6C">
        <w:t>ich.</w:t>
      </w:r>
      <w:r w:rsidR="00E5161C">
        <w:t xml:space="preserve"> Dotychczasowo kluczowy w starciach element zaskoczenia, został skutecznie zmniejszony o zasięg i </w:t>
      </w:r>
      <w:r w:rsidR="00CB1609">
        <w:t>pokrytą</w:t>
      </w:r>
      <w:r w:rsidR="00E5161C">
        <w:t xml:space="preserve"> przez systemy radarowe</w:t>
      </w:r>
      <w:r w:rsidR="00A93773">
        <w:t xml:space="preserve"> przestrzeń</w:t>
      </w:r>
      <w:r w:rsidR="00E5161C">
        <w:t>.</w:t>
      </w:r>
      <w:r w:rsidR="00500BB4">
        <w:t xml:space="preserve"> W późniejszych latach poza systemami ostrzegawczymi rozwój technologii doprowadził do powstania systemów defensywnych i ofensywnych.</w:t>
      </w:r>
      <w:r w:rsidR="005737C0">
        <w:t xml:space="preserve"> </w:t>
      </w:r>
      <w:r w:rsidR="007A0279">
        <w:t>Systemy defensywne powstały wcześniej, były to przede wszystkim stanowiska SAM (Surface-to-</w:t>
      </w:r>
      <w:proofErr w:type="spellStart"/>
      <w:r w:rsidR="007A0279">
        <w:t>air</w:t>
      </w:r>
      <w:proofErr w:type="spellEnd"/>
      <w:r w:rsidR="007A0279">
        <w:t xml:space="preserve"> </w:t>
      </w:r>
      <w:proofErr w:type="spellStart"/>
      <w:r w:rsidR="007A0279">
        <w:t>missile</w:t>
      </w:r>
      <w:proofErr w:type="spellEnd"/>
      <w:r w:rsidR="007A0279">
        <w:t xml:space="preserve"> –</w:t>
      </w:r>
      <w:r w:rsidR="00AA3C18">
        <w:t xml:space="preserve"> </w:t>
      </w:r>
      <w:r w:rsidR="007A0279">
        <w:t xml:space="preserve">pociski ziemia-powietrze), ale </w:t>
      </w:r>
      <w:r w:rsidR="001D429D">
        <w:t>miniaturyzacja</w:t>
      </w:r>
      <w:r w:rsidR="007A0279">
        <w:t xml:space="preserve"> systemu namierzania</w:t>
      </w:r>
      <w:r w:rsidR="001D429D">
        <w:t xml:space="preserve"> oraz rozwój komunikacji</w:t>
      </w:r>
      <w:r w:rsidR="007A0279">
        <w:t xml:space="preserve"> pozwolił</w:t>
      </w:r>
      <w:r w:rsidR="005E4DE3">
        <w:t xml:space="preserve"> z czasem</w:t>
      </w:r>
      <w:r w:rsidR="007A0279">
        <w:t xml:space="preserve"> na budowę</w:t>
      </w:r>
      <w:r w:rsidR="005E4DE3">
        <w:t xml:space="preserve"> uzbrojenia ofensywnego</w:t>
      </w:r>
      <w:r w:rsidR="00EC0E19">
        <w:t xml:space="preserve"> np.</w:t>
      </w:r>
      <w:r w:rsidR="005E4DE3">
        <w:t xml:space="preserve"> AAM (</w:t>
      </w:r>
      <w:proofErr w:type="spellStart"/>
      <w:r w:rsidR="005E4DE3">
        <w:t>Air</w:t>
      </w:r>
      <w:proofErr w:type="spellEnd"/>
      <w:r w:rsidR="005E4DE3">
        <w:t>-to-</w:t>
      </w:r>
      <w:proofErr w:type="spellStart"/>
      <w:r w:rsidR="005E4DE3">
        <w:t>air</w:t>
      </w:r>
      <w:proofErr w:type="spellEnd"/>
      <w:r w:rsidR="005E4DE3">
        <w:t xml:space="preserve"> </w:t>
      </w:r>
      <w:proofErr w:type="spellStart"/>
      <w:r w:rsidR="005E4DE3">
        <w:t>missile</w:t>
      </w:r>
      <w:proofErr w:type="spellEnd"/>
      <w:r w:rsidR="005E4DE3">
        <w:t xml:space="preserve"> – pocisk powietrze-powietrze) będącego na wyposażeniu większości nowoczesnych myśliwców.</w:t>
      </w:r>
    </w:p>
    <w:p w14:paraId="1162A321" w14:textId="4ACB8BE0" w:rsidR="000F6A1B" w:rsidRDefault="009E1CDE" w:rsidP="009854C6">
      <w:pPr>
        <w:ind w:firstLine="578"/>
        <w:jc w:val="both"/>
      </w:pPr>
      <w:r>
        <w:t xml:space="preserve">Generalnie zasada działania radaru jest dość prosta </w:t>
      </w:r>
      <w:r w:rsidR="00181C5C">
        <w:t>(</w:t>
      </w:r>
      <w:r w:rsidR="00181C5C">
        <w:rPr>
          <w:color w:val="2B579A"/>
          <w:shd w:val="clear" w:color="auto" w:fill="E6E6E6"/>
        </w:rPr>
        <w:fldChar w:fldCharType="begin"/>
      </w:r>
      <w:r w:rsidR="00181C5C">
        <w:instrText xml:space="preserve"> REF _Ref90413950 \h </w:instrText>
      </w:r>
      <w:r w:rsidR="00181C5C">
        <w:rPr>
          <w:color w:val="2B579A"/>
          <w:shd w:val="clear" w:color="auto" w:fill="E6E6E6"/>
        </w:rPr>
      </w:r>
      <w:r w:rsidR="00181C5C">
        <w:rPr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5</w:t>
      </w:r>
      <w:r w:rsidR="005C7212">
        <w:t>.</w:t>
      </w:r>
      <w:r w:rsidR="005C7212">
        <w:rPr>
          <w:noProof/>
        </w:rPr>
        <w:t>1</w:t>
      </w:r>
      <w:r w:rsidR="00181C5C">
        <w:rPr>
          <w:color w:val="2B579A"/>
          <w:shd w:val="clear" w:color="auto" w:fill="E6E6E6"/>
        </w:rPr>
        <w:fldChar w:fldCharType="end"/>
      </w:r>
      <w:r w:rsidR="00181C5C">
        <w:t xml:space="preserve">) </w:t>
      </w:r>
      <w:r>
        <w:t>i składają się na nią</w:t>
      </w:r>
      <w:r w:rsidR="00995337">
        <w:t xml:space="preserve"> tylko</w:t>
      </w:r>
      <w:r>
        <w:t xml:space="preserve"> trzy kluczowe etapy. Etapem pierwszym jest wyemitowanie za pomocą anteny</w:t>
      </w:r>
      <w:r w:rsidR="00A6298D">
        <w:t xml:space="preserve"> nadajnika</w:t>
      </w:r>
      <w:r>
        <w:t xml:space="preserve"> fal elektromagnetycznych</w:t>
      </w:r>
      <w:r w:rsidR="00507C88">
        <w:t>, np. w formie pojedynczego pulsu,</w:t>
      </w:r>
      <w:r>
        <w:t xml:space="preserve"> w </w:t>
      </w:r>
      <w:r w:rsidR="00A676F0">
        <w:t xml:space="preserve">kierunku </w:t>
      </w:r>
      <w:r>
        <w:t>badan</w:t>
      </w:r>
      <w:r w:rsidR="00A676F0">
        <w:t>ego</w:t>
      </w:r>
      <w:r>
        <w:t xml:space="preserve"> na obecność obiektów </w:t>
      </w:r>
      <w:r w:rsidR="00A676F0">
        <w:t>obszaru</w:t>
      </w:r>
      <w:r>
        <w:t xml:space="preserve">. </w:t>
      </w:r>
      <w:r w:rsidR="00103890">
        <w:t xml:space="preserve">Obiekty znajdujące się w </w:t>
      </w:r>
      <w:r w:rsidR="00A9790D">
        <w:t>obszarze</w:t>
      </w:r>
      <w:r w:rsidR="00103890">
        <w:t xml:space="preserve"> emisji odbijają część fal</w:t>
      </w:r>
      <w:r w:rsidR="00DD7EAC">
        <w:t xml:space="preserve"> w kierunku odbiornika</w:t>
      </w:r>
      <w:r w:rsidR="00103890">
        <w:t xml:space="preserve">, które </w:t>
      </w:r>
      <w:r w:rsidR="00457E58">
        <w:t xml:space="preserve">są </w:t>
      </w:r>
      <w:r w:rsidR="00103890">
        <w:t xml:space="preserve">następnie </w:t>
      </w:r>
      <w:r w:rsidR="00457E58">
        <w:t>rejestrowane</w:t>
      </w:r>
      <w:r w:rsidR="00103890">
        <w:t xml:space="preserve"> przez system radarowy. </w:t>
      </w:r>
      <w:r w:rsidR="00C67C0A">
        <w:t>Ostatnim etapem jest filtrowanie i przetwarzanie otrzymanego sygnału</w:t>
      </w:r>
      <w:r w:rsidR="0098187D">
        <w:t>, w celu eliminacji fałszywych detekcji oraz oddzielenia statycznego tła.</w:t>
      </w:r>
    </w:p>
    <w:p w14:paraId="4846A594" w14:textId="77777777" w:rsidR="004322D6" w:rsidRDefault="004322D6" w:rsidP="004322D6">
      <w:pPr>
        <w:keepNext/>
        <w:ind w:firstLine="578"/>
        <w:jc w:val="center"/>
        <w:rPr>
          <w:noProof/>
        </w:rPr>
      </w:pPr>
    </w:p>
    <w:p w14:paraId="63D86529" w14:textId="25C31699" w:rsidR="00C107B5" w:rsidRDefault="004322D6" w:rsidP="004322D6">
      <w:pPr>
        <w:keepNext/>
        <w:ind w:firstLine="578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267E12C1" wp14:editId="06CD0E27">
            <wp:extent cx="4320000" cy="2253406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8" t="33330" r="9111" b="7646"/>
                    <a:stretch/>
                  </pic:blipFill>
                  <pic:spPr bwMode="auto">
                    <a:xfrm>
                      <a:off x="0" y="0"/>
                      <a:ext cx="4320000" cy="22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02A3" w14:textId="3943F25B" w:rsidR="00C107B5" w:rsidRDefault="00C107B5" w:rsidP="00C107B5">
      <w:pPr>
        <w:pStyle w:val="Legenda"/>
        <w:jc w:val="center"/>
      </w:pPr>
      <w:bookmarkStart w:id="51" w:name="_Ref90413950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5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bookmarkEnd w:id="51"/>
      <w:r>
        <w:t xml:space="preserve"> Zasada działania radaru</w:t>
      </w:r>
    </w:p>
    <w:p w14:paraId="2CEC477F" w14:textId="301E479A" w:rsidR="00E84120" w:rsidRDefault="00E84120" w:rsidP="00E84120"/>
    <w:p w14:paraId="14AD9A24" w14:textId="135730C0" w:rsidR="00E84120" w:rsidRDefault="00FB1138" w:rsidP="00B572EB">
      <w:pPr>
        <w:jc w:val="both"/>
      </w:pPr>
      <w:r>
        <w:t>Po odpowiedniej filtracji danych zebranych przez odbiornik radarowy można przystąpić do obliczeń.</w:t>
      </w:r>
      <w:r w:rsidR="008E0EFB">
        <w:t xml:space="preserve"> Znając prędkość rozchodzenia się fal </w:t>
      </w:r>
      <w:r w:rsidR="00841F90">
        <w:t>można obliczyć odległość od wykrytego obiektu na podstawie czasu potrzebnego na powrót wyemitowanej fali.</w:t>
      </w:r>
      <w:r w:rsidR="00B572EB">
        <w:t xml:space="preserve"> Dodatkowo dzięki zjawisku Dopplera można określić prędkość </w:t>
      </w:r>
      <w:r w:rsidR="00DC3E90">
        <w:t xml:space="preserve">względną </w:t>
      </w:r>
      <w:r w:rsidR="00B572EB">
        <w:t>z jaką porusza się dany obiekt.</w:t>
      </w:r>
      <w:r w:rsidR="00FA6B26">
        <w:t xml:space="preserve"> Jest to zjawisko fizyczne, które polega na zmianie zarejestrowanej częstotliwości</w:t>
      </w:r>
      <w:r w:rsidR="007172DA">
        <w:t xml:space="preserve"> fali</w:t>
      </w:r>
      <w:r w:rsidR="00DB7103">
        <w:t xml:space="preserve"> przez obserwatora</w:t>
      </w:r>
      <w:r w:rsidR="007172DA">
        <w:t>, który porusza się względnie do źródła fal.</w:t>
      </w:r>
      <w:r w:rsidR="00921A1E">
        <w:t xml:space="preserve"> W najprostszym przypadku tego zjawiska</w:t>
      </w:r>
      <w:r w:rsidR="000F2477">
        <w:t xml:space="preserve"> dla</w:t>
      </w:r>
      <w:r w:rsidR="00921A1E">
        <w:t xml:space="preserve"> obiektów poruszających się względem siebie w prostej linii</w:t>
      </w:r>
      <w:r w:rsidR="001A18B1">
        <w:t>,</w:t>
      </w:r>
      <w:r w:rsidR="00921A1E">
        <w:t xml:space="preserve"> zmianę częstotliwości</w:t>
      </w:r>
      <w:r w:rsidR="00000487">
        <w:t xml:space="preserve"> fali elektromagnetycznej</w:t>
      </w:r>
      <w:r w:rsidR="00921A1E">
        <w:t xml:space="preserve"> można wyrazić wzorem (</w:t>
      </w:r>
      <w:proofErr w:type="spellStart"/>
      <w:r w:rsidR="00921A1E">
        <w:t>x.x</w:t>
      </w:r>
      <w:proofErr w:type="spellEnd"/>
      <w:r w:rsidR="00921A1E">
        <w:t>)</w:t>
      </w:r>
      <w:r w:rsidR="009D5870">
        <w:t xml:space="preserve"> </w:t>
      </w:r>
      <w:r w:rsidR="009D5870">
        <w:fldChar w:fldCharType="begin"/>
      </w:r>
      <w:r w:rsidR="009D5870">
        <w:instrText xml:space="preserve"> REF _Ref90324887 \r \h </w:instrText>
      </w:r>
      <w:r w:rsidR="009D5870">
        <w:fldChar w:fldCharType="separate"/>
      </w:r>
      <w:r w:rsidR="005C7212">
        <w:t>[9]</w:t>
      </w:r>
      <w:r w:rsidR="009D5870">
        <w:fldChar w:fldCharType="end"/>
      </w:r>
      <w:r w:rsidR="00921A1E">
        <w:t>.</w:t>
      </w:r>
    </w:p>
    <w:p w14:paraId="4B222924" w14:textId="77777777" w:rsidR="00FF6DDF" w:rsidRDefault="00FF6DDF" w:rsidP="00B572E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1A18B1" w:rsidRPr="003B5EE6" w14:paraId="47CA9BE9" w14:textId="77777777" w:rsidTr="005A045F">
        <w:tc>
          <w:tcPr>
            <w:tcW w:w="8217" w:type="dxa"/>
            <w:vAlign w:val="center"/>
          </w:tcPr>
          <w:p w14:paraId="20AFD9CB" w14:textId="0A5BC95F" w:rsidR="001A18B1" w:rsidRPr="003B5EE6" w:rsidRDefault="002D6CF3" w:rsidP="005A045F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c+v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c-v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1543095B" w14:textId="77777777" w:rsidR="001A18B1" w:rsidRPr="003B5EE6" w:rsidRDefault="001A18B1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0EE98B5" w14:textId="762D2B0E" w:rsidR="001A18B1" w:rsidRDefault="003E48BA" w:rsidP="00B572EB">
      <w:pPr>
        <w:jc w:val="both"/>
      </w:pPr>
      <w:r>
        <w:tab/>
      </w:r>
    </w:p>
    <w:p w14:paraId="3DD9A63B" w14:textId="6812D777" w:rsidR="000904A2" w:rsidRDefault="000904A2" w:rsidP="00B572EB">
      <w:pPr>
        <w:jc w:val="both"/>
      </w:pPr>
      <w:r>
        <w:t>Gdzie:</w:t>
      </w:r>
    </w:p>
    <w:p w14:paraId="6941DDF8" w14:textId="015FCC5F" w:rsidR="000904A2" w:rsidRDefault="002D6CF3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zmierzona częstotliwość fali</w:t>
      </w:r>
    </w:p>
    <w:p w14:paraId="5330005F" w14:textId="077C169A" w:rsidR="000904A2" w:rsidRDefault="002D6CF3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częstotliwość emitowanej fali</w:t>
      </w:r>
    </w:p>
    <w:p w14:paraId="3E7BBC35" w14:textId="4FE621A3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v- </m:t>
        </m:r>
      </m:oMath>
      <w:r>
        <w:t>prędkość źródła</w:t>
      </w:r>
    </w:p>
    <w:p w14:paraId="4AA55151" w14:textId="077CDC0B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c- </m:t>
        </m:r>
      </m:oMath>
      <w:r>
        <w:t>prędkość światła</w:t>
      </w:r>
    </w:p>
    <w:p w14:paraId="5C12349D" w14:textId="77777777" w:rsidR="009301E9" w:rsidRDefault="009301E9" w:rsidP="00B572EB">
      <w:pPr>
        <w:jc w:val="both"/>
      </w:pPr>
    </w:p>
    <w:p w14:paraId="73E24C95" w14:textId="020E31EB" w:rsidR="00170B8C" w:rsidRDefault="003E48BA" w:rsidP="002B1389">
      <w:pPr>
        <w:ind w:firstLine="578"/>
        <w:jc w:val="both"/>
      </w:pPr>
      <w:r>
        <w:t xml:space="preserve">Choć w praktyce zagadnienie efektu Dopplera jest zdecydowanie bardziej złożone, to na potrzeby niniejszej pracy taka aproksymacja daje wystarczające pojęcie do zrozumienia podstaw działania </w:t>
      </w:r>
      <w:r w:rsidR="004E3E43">
        <w:t>rzeczywistego systemu radaru dopplerowskiego.</w:t>
      </w:r>
    </w:p>
    <w:p w14:paraId="172D3914" w14:textId="41ACBB23" w:rsidR="00F91B9C" w:rsidRDefault="00F91B9C" w:rsidP="00F91B9C">
      <w:pPr>
        <w:pStyle w:val="Nagwek2"/>
      </w:pPr>
      <w:bookmarkStart w:id="52" w:name="_Toc91700319"/>
      <w:r>
        <w:t>Zastosowania systemów radarowych</w:t>
      </w:r>
      <w:bookmarkEnd w:id="52"/>
    </w:p>
    <w:p w14:paraId="6F014F8A" w14:textId="005FD7F8" w:rsidR="00761425" w:rsidRDefault="008B372C" w:rsidP="003E48BA">
      <w:pPr>
        <w:ind w:firstLine="578"/>
        <w:jc w:val="both"/>
      </w:pPr>
      <w:r>
        <w:t xml:space="preserve">Choć technologia </w:t>
      </w:r>
      <w:r w:rsidR="001B0DCC">
        <w:t xml:space="preserve">radarowa </w:t>
      </w:r>
      <w:r>
        <w:t>powstała początkowo w celach militarnych,</w:t>
      </w:r>
      <w:r w:rsidR="001B0DCC">
        <w:t xml:space="preserve"> </w:t>
      </w:r>
      <w:r w:rsidR="008B328F">
        <w:t xml:space="preserve">znalazła ona szereg innych zastosowań, są to </w:t>
      </w:r>
      <w:r w:rsidR="00BE3094">
        <w:t>między innymi</w:t>
      </w:r>
      <w:r w:rsidR="00AF61F7">
        <w:t xml:space="preserve"> </w:t>
      </w:r>
      <w:r w:rsidR="00AF61F7">
        <w:fldChar w:fldCharType="begin"/>
      </w:r>
      <w:r w:rsidR="00AF61F7">
        <w:instrText xml:space="preserve"> REF _Ref91614468 \r \h </w:instrText>
      </w:r>
      <w:r w:rsidR="00AF61F7">
        <w:fldChar w:fldCharType="separate"/>
      </w:r>
      <w:r w:rsidR="005C7212">
        <w:t>[8]</w:t>
      </w:r>
      <w:r w:rsidR="00AF61F7">
        <w:fldChar w:fldCharType="end"/>
      </w:r>
      <w:r w:rsidR="008B328F">
        <w:t>:</w:t>
      </w:r>
    </w:p>
    <w:p w14:paraId="5755DAE9" w14:textId="01D1136E" w:rsidR="008B328F" w:rsidRDefault="00BE3094" w:rsidP="00BE3094">
      <w:pPr>
        <w:pStyle w:val="Akapitzlist"/>
        <w:numPr>
          <w:ilvl w:val="0"/>
          <w:numId w:val="10"/>
        </w:numPr>
        <w:jc w:val="both"/>
      </w:pPr>
      <w:r>
        <w:t>Kontrola lotów</w:t>
      </w:r>
    </w:p>
    <w:p w14:paraId="438154D4" w14:textId="532857B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Nawigacja lotnicza i morska w trudnych warunkach pogodowych</w:t>
      </w:r>
    </w:p>
    <w:p w14:paraId="4DBA481F" w14:textId="780CE9C8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Systemy bezpieczeństwa nawigacji</w:t>
      </w:r>
    </w:p>
    <w:p w14:paraId="22718A9B" w14:textId="0ED83D02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Obserwacja zjawisk atmosferycznych</w:t>
      </w:r>
    </w:p>
    <w:p w14:paraId="18A92C47" w14:textId="0251CF87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Drogowe pomiary prędkości</w:t>
      </w:r>
    </w:p>
    <w:p w14:paraId="179329C3" w14:textId="7CF303C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Badanie topografii terenu</w:t>
      </w:r>
    </w:p>
    <w:p w14:paraId="150606F3" w14:textId="4C9B607D" w:rsidR="00F33454" w:rsidRPr="00E84120" w:rsidRDefault="00F33454" w:rsidP="00F33454">
      <w:pPr>
        <w:pStyle w:val="Akapitzlist"/>
        <w:numPr>
          <w:ilvl w:val="0"/>
          <w:numId w:val="10"/>
        </w:numPr>
        <w:jc w:val="both"/>
      </w:pPr>
      <w:r>
        <w:t>Badania geologiczne</w:t>
      </w:r>
    </w:p>
    <w:p w14:paraId="7DFADC18" w14:textId="44EBA435" w:rsidR="001F521D" w:rsidRDefault="00220E3D" w:rsidP="00F378C7">
      <w:pPr>
        <w:pStyle w:val="Nagwek2"/>
        <w:jc w:val="both"/>
      </w:pPr>
      <w:bookmarkStart w:id="53" w:name="_Toc91700320"/>
      <w:r>
        <w:t>Uproszczenia symulacyjne</w:t>
      </w:r>
      <w:bookmarkEnd w:id="53"/>
    </w:p>
    <w:p w14:paraId="20BC5923" w14:textId="4FA03144" w:rsidR="00FF49E9" w:rsidRDefault="5E954513" w:rsidP="000132A1">
      <w:pPr>
        <w:ind w:firstLine="578"/>
        <w:jc w:val="both"/>
      </w:pPr>
      <w:r>
        <w:t>Programowa</w:t>
      </w:r>
      <w:r w:rsidR="58660D37">
        <w:t xml:space="preserve"> </w:t>
      </w:r>
      <w:r w:rsidR="274FED63">
        <w:t>wersja radaru</w:t>
      </w:r>
      <w:r w:rsidR="06D2DEB9">
        <w:t xml:space="preserve"> wykorzystywana w symulatorze CARLA</w:t>
      </w:r>
      <w:r w:rsidR="274FED63">
        <w:t xml:space="preserve"> jest jednak znacznie uproszczona. </w:t>
      </w:r>
      <w:r w:rsidR="74C6BA15">
        <w:t>Symulowanie rzeczywistego odbijania się fal od powierzchni wymagałoby bardzo dużej mocy obliczeniowej. Tego typu technologie nazywane są śledzeniem promieni (z angielskiego „</w:t>
      </w:r>
      <w:proofErr w:type="spellStart"/>
      <w:r w:rsidR="74C6BA15">
        <w:t>ray</w:t>
      </w:r>
      <w:proofErr w:type="spellEnd"/>
      <w:r w:rsidR="74C6BA15">
        <w:t xml:space="preserve"> </w:t>
      </w:r>
      <w:proofErr w:type="spellStart"/>
      <w:r w:rsidR="74C6BA15">
        <w:t>tracing</w:t>
      </w:r>
      <w:proofErr w:type="spellEnd"/>
      <w:r w:rsidR="74C6BA15">
        <w:t>”).</w:t>
      </w:r>
      <w:r w:rsidR="08402220">
        <w:t xml:space="preserve"> Ta technika używana jest przede wszystkim przy kalkulacjach oświetlenia podczas </w:t>
      </w:r>
      <w:proofErr w:type="spellStart"/>
      <w:r w:rsidR="08402220">
        <w:t>renderowania</w:t>
      </w:r>
      <w:proofErr w:type="spellEnd"/>
      <w:r w:rsidR="08402220">
        <w:t xml:space="preserve"> scen i animacji. Dopiero niedawno układy graficzne osiągnęły moc potrzebną na obliczenia</w:t>
      </w:r>
      <w:r w:rsidR="144481C8">
        <w:t xml:space="preserve"> śledzenia promieni</w:t>
      </w:r>
      <w:r w:rsidR="08402220">
        <w:t xml:space="preserve"> w czasie rzeczywistym</w:t>
      </w:r>
      <w:r w:rsidR="001E1B3C">
        <w:rPr>
          <w:rStyle w:val="Odwoanieprzypisudolnego"/>
        </w:rPr>
        <w:footnoteReference w:id="13"/>
      </w:r>
      <w:r w:rsidR="680B7473">
        <w:t>.</w:t>
      </w:r>
      <w:r w:rsidR="208E4DF9">
        <w:t xml:space="preserve"> Znacznie prostszą metodą jest rzucanie promieni (z angielskiego „</w:t>
      </w:r>
      <w:proofErr w:type="spellStart"/>
      <w:r w:rsidR="208E4DF9">
        <w:t>ray</w:t>
      </w:r>
      <w:proofErr w:type="spellEnd"/>
      <w:r w:rsidR="208E4DF9">
        <w:t xml:space="preserve"> casting”). Polega ona na wyprowadzaniu promienia z puntu obserwacji i ustaleniu miejsca przecięcia z geometrią sceny.</w:t>
      </w:r>
      <w:r w:rsidR="4632BBB2">
        <w:t xml:space="preserve"> Przy dostatecznej liczbie wystrzelonych promieni otrzymujemy dostatecznie dobrą aproksymację, aby móc wykonać obliczenia odległości i prędkości obiektów.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70C9C4B6" w:rsidR="0003661C" w:rsidRPr="00FF49E9" w:rsidRDefault="00031725" w:rsidP="00031725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5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r>
        <w:t xml:space="preserve"> </w:t>
      </w:r>
      <w:r w:rsidRPr="00415F91">
        <w:t>Przykładowe detekcje radarowe zwizualizowane białymi punktami na obrazie</w:t>
      </w:r>
    </w:p>
    <w:p w14:paraId="2D26C4E7" w14:textId="05DD0002" w:rsidR="00F378C7" w:rsidRDefault="00D44AF3" w:rsidP="00F378C7">
      <w:pPr>
        <w:pStyle w:val="Nagwek2"/>
      </w:pPr>
      <w:bookmarkStart w:id="54" w:name="_Toc91700321"/>
      <w:r>
        <w:t>Symulowany radar</w:t>
      </w:r>
      <w:bookmarkEnd w:id="54"/>
    </w:p>
    <w:p w14:paraId="6F8BC516" w14:textId="2B260C79" w:rsidR="00A55DA6" w:rsidRPr="006620F9" w:rsidRDefault="006620F9" w:rsidP="00A55DA6">
      <w:pPr>
        <w:ind w:firstLine="578"/>
        <w:jc w:val="both"/>
      </w:pPr>
      <w:r>
        <w:t>Symulacyjny radar w każd</w:t>
      </w:r>
      <w:r w:rsidR="0079598E">
        <w:t>ym korku</w:t>
      </w:r>
      <w:r>
        <w:t xml:space="preserve">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</w:t>
      </w:r>
      <w:r w:rsidR="009725C7">
        <w:t>y ustalony przez użytkownika zasięg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m:oMath>
        <m:r>
          <w:rPr>
            <w:rFonts w:ascii="Cambria Math" w:hAnsi="Cambria Math"/>
          </w:rPr>
          <m:t>10°</m:t>
        </m:r>
      </m:oMath>
      <w:r w:rsidR="00A55DA6">
        <w:t xml:space="preserve">, a poziomy na </w:t>
      </w:r>
      <m:oMath>
        <m:r>
          <w:rPr>
            <w:rFonts w:ascii="Cambria Math" w:hAnsi="Cambria Math"/>
          </w:rPr>
          <m:t>45°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EC0AC4">
        <w:t>100</w:t>
      </w:r>
      <w:r w:rsidR="004B580E">
        <w:t xml:space="preserve"> m</w:t>
      </w:r>
      <w:r w:rsidR="00EC0AC4">
        <w:t>etrów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1B0BB10C" w:rsidR="00F378C7" w:rsidRDefault="00F378C7" w:rsidP="00F378C7">
      <w:pPr>
        <w:pStyle w:val="Nagwek2"/>
      </w:pPr>
      <w:bookmarkStart w:id="55" w:name="_Toc91700322"/>
      <w:r>
        <w:t>Filtrowanie obiektów tła</w:t>
      </w:r>
      <w:bookmarkEnd w:id="55"/>
    </w:p>
    <w:p w14:paraId="741A0D5F" w14:textId="2537C627" w:rsidR="00F378C7" w:rsidRDefault="3556A442" w:rsidP="00CB3D4A">
      <w:pPr>
        <w:ind w:firstLine="432"/>
        <w:jc w:val="both"/>
      </w:pPr>
      <w:r>
        <w:t xml:space="preserve">Jednym z ograniczeń radaru </w:t>
      </w:r>
      <w:r w:rsidR="1E55655D">
        <w:t xml:space="preserve">w aplikacji adaptacyjnego tempomatu </w:t>
      </w:r>
      <w:r>
        <w:t xml:space="preserve">jest </w:t>
      </w:r>
      <w:r w:rsidR="1E55655D">
        <w:t>niemożność wykrycia obiektów statycznych lub poruszających się z zerową prędkością względną.</w:t>
      </w:r>
      <w:r w:rsidR="6E45D540">
        <w:t xml:space="preserve"> Aby uniknąć fałszywych detekcji należy ignorować obiekty, których prędkość zbliżania jest równa</w:t>
      </w:r>
      <w:r w:rsidR="1F0B291A">
        <w:t xml:space="preserve">, </w:t>
      </w:r>
      <w:r w:rsidR="6E45D540">
        <w:t>lub bardzo zbliżona</w:t>
      </w:r>
      <w:r w:rsidR="1F0B291A">
        <w:t xml:space="preserve">, </w:t>
      </w:r>
      <w:r w:rsidR="6E45D540">
        <w:t>do prędkości pojazdu, w ten sposób usuwamy sygnały tła</w:t>
      </w:r>
      <w:r w:rsidR="174762A9">
        <w:t>, ale tracimy informację o obiektach tej samej prędkości</w:t>
      </w:r>
      <w:r w:rsidR="6E45D540">
        <w:t>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</w:t>
      </w:r>
      <w:r w:rsidR="003D55FD">
        <w:t>.</w:t>
      </w:r>
    </w:p>
    <w:p w14:paraId="70B8B472" w14:textId="5241573C" w:rsidR="00EA1156" w:rsidRDefault="00CD145F" w:rsidP="00463DD3">
      <w:pPr>
        <w:pStyle w:val="Nagwek1"/>
      </w:pPr>
      <w:bookmarkStart w:id="56" w:name="_Toc91700323"/>
      <w:r>
        <w:lastRenderedPageBreak/>
        <w:t>Regulatory</w:t>
      </w:r>
      <w:bookmarkEnd w:id="56"/>
    </w:p>
    <w:p w14:paraId="6E31DDB8" w14:textId="311B461C" w:rsidR="004D1581" w:rsidRDefault="002208D4" w:rsidP="00F4194E">
      <w:pPr>
        <w:ind w:firstLine="432"/>
        <w:jc w:val="both"/>
      </w:pPr>
      <w:r>
        <w:t>W układzie zdecydowano się na zastosowanie regulatora PID. Łączy on w sobie zalety wszystkich trzech członów składowych</w:t>
      </w:r>
      <w:r w:rsidR="009B52FB">
        <w:t xml:space="preserve"> </w:t>
      </w:r>
      <w:r w:rsidR="009B52FB">
        <w:fldChar w:fldCharType="begin"/>
      </w:r>
      <w:r w:rsidR="009B52FB">
        <w:instrText xml:space="preserve"> REF _Ref91620772 \r \h </w:instrText>
      </w:r>
      <w:r w:rsidR="009B52FB">
        <w:fldChar w:fldCharType="separate"/>
      </w:r>
      <w:r w:rsidR="005C7212">
        <w:t>[10]</w:t>
      </w:r>
      <w:r w:rsidR="009B52FB">
        <w:fldChar w:fldCharType="end"/>
      </w:r>
      <w:r>
        <w:t xml:space="preserve">. </w:t>
      </w:r>
      <w:r w:rsidR="00AC254E">
        <w:t>Część proporcjonalna odpowiada za wzmocnieni</w:t>
      </w:r>
      <w:r w:rsidR="00F776E2">
        <w:t xml:space="preserve">e sygnału wyjścia, jest głównym czynnikiem decydującym o szybkości </w:t>
      </w:r>
      <w:r w:rsidR="00487F1C">
        <w:t xml:space="preserve">zmian sterowania. </w:t>
      </w:r>
      <w:r w:rsidR="00F4194E">
        <w:t>Zadaniem części całkującej jest wyeliminowanie uchybów ustalonych</w:t>
      </w:r>
      <w:r w:rsidR="00C91F68">
        <w:t xml:space="preserve">. Stabilizuje ona pracę, ale </w:t>
      </w:r>
      <w:r w:rsidR="001619DC">
        <w:t xml:space="preserve">jednocześnie powoduje pogorszenie własności dynamicznych. </w:t>
      </w:r>
      <w:r w:rsidR="00861582">
        <w:t xml:space="preserve">Część różniczkująca </w:t>
      </w:r>
      <w:r w:rsidR="000037DF">
        <w:t>poprawia własności dynamiczne regulatora</w:t>
      </w:r>
      <w:r w:rsidR="00B94201">
        <w:t>, wpływając na uchyby przejściowe sygnału sterowania.</w:t>
      </w:r>
      <w:r w:rsidR="00786996">
        <w:t xml:space="preserve"> Zastosowanie regulacji dwu lub trzy poziomowej byłoby nieefektywne</w:t>
      </w:r>
      <w:r w:rsidR="00EC0E5A">
        <w:t xml:space="preserve"> </w:t>
      </w:r>
      <w:r w:rsidR="00216BEC">
        <w:t xml:space="preserve">i niebezpieczne </w:t>
      </w:r>
      <w:r w:rsidR="00042F08">
        <w:t xml:space="preserve">w kontekście sterowania </w:t>
      </w:r>
      <w:r w:rsidR="000F4906">
        <w:t>samochodem.</w:t>
      </w:r>
    </w:p>
    <w:p w14:paraId="24E71A3D" w14:textId="2D546E89" w:rsidR="005712C1" w:rsidRDefault="004D1581" w:rsidP="004D1581">
      <w:pPr>
        <w:pStyle w:val="Nagwek2"/>
        <w:rPr>
          <w:rFonts w:eastAsia="Calibri"/>
        </w:rPr>
      </w:pPr>
      <w:bookmarkStart w:id="57" w:name="_Toc91700324"/>
      <w:r>
        <w:rPr>
          <w:rFonts w:eastAsia="Calibri"/>
        </w:rPr>
        <w:t>Model regulatora PID</w:t>
      </w:r>
      <w:r w:rsidR="000811FD">
        <w:rPr>
          <w:rFonts w:eastAsia="Calibri"/>
        </w:rPr>
        <w:t xml:space="preserve"> @TODO</w:t>
      </w:r>
      <w:bookmarkEnd w:id="57"/>
    </w:p>
    <w:p w14:paraId="36F90997" w14:textId="6B73AC47" w:rsidR="004D1581" w:rsidRPr="009169B8" w:rsidRDefault="00B70B39" w:rsidP="00AF7242">
      <w:pPr>
        <w:jc w:val="both"/>
        <w:rPr>
          <w:rFonts w:eastAsia="Calibri"/>
        </w:rPr>
      </w:pPr>
      <w:r>
        <w:rPr>
          <w:rFonts w:eastAsia="Calibri"/>
        </w:rPr>
        <w:t>Do implementacji zastosowano równoległy model regulatora PID</w:t>
      </w:r>
      <w:r w:rsidR="00897CD7">
        <w:rPr>
          <w:rFonts w:eastAsia="Calibri"/>
        </w:rPr>
        <w:t xml:space="preserve"> (</w:t>
      </w:r>
      <w:r w:rsidR="00861B11">
        <w:rPr>
          <w:rFonts w:eastAsia="Calibri"/>
        </w:rPr>
        <w:fldChar w:fldCharType="begin"/>
      </w:r>
      <w:r w:rsidR="00861B11">
        <w:rPr>
          <w:rFonts w:eastAsia="Calibri"/>
        </w:rPr>
        <w:instrText xml:space="preserve"> REF _Ref91617847 \h </w:instrText>
      </w:r>
      <w:r w:rsidR="00AF7242">
        <w:rPr>
          <w:rFonts w:eastAsia="Calibri"/>
        </w:rPr>
        <w:instrText xml:space="preserve"> \* MERGEFORMAT </w:instrText>
      </w:r>
      <w:r w:rsidR="00861B11">
        <w:rPr>
          <w:rFonts w:eastAsia="Calibri"/>
        </w:rPr>
      </w:r>
      <w:r w:rsidR="00861B11">
        <w:rPr>
          <w:rFonts w:eastAsia="Calibri"/>
        </w:rPr>
        <w:fldChar w:fldCharType="separate"/>
      </w:r>
      <w:r w:rsidR="005C7212">
        <w:t xml:space="preserve">Rysunek </w:t>
      </w:r>
      <w:r w:rsidR="005C7212">
        <w:rPr>
          <w:noProof/>
        </w:rPr>
        <w:t>6.1</w:t>
      </w:r>
      <w:r w:rsidR="00861B11">
        <w:rPr>
          <w:rFonts w:eastAsia="Calibri"/>
        </w:rPr>
        <w:fldChar w:fldCharType="end"/>
      </w:r>
      <w:r w:rsidR="00897CD7">
        <w:rPr>
          <w:rFonts w:eastAsia="Calibri"/>
        </w:rPr>
        <w:t>)</w:t>
      </w:r>
      <w:r>
        <w:rPr>
          <w:rFonts w:eastAsia="Calibri"/>
        </w:rPr>
        <w:t xml:space="preserve"> wyrażony wzorem (</w:t>
      </w:r>
      <w:proofErr w:type="spellStart"/>
      <w:r>
        <w:rPr>
          <w:rFonts w:eastAsia="Calibri"/>
        </w:rPr>
        <w:t>x.x</w:t>
      </w:r>
      <w:proofErr w:type="spellEnd"/>
      <w:r>
        <w:rPr>
          <w:rFonts w:eastAsia="Calibri"/>
        </w:rPr>
        <w:t>)</w:t>
      </w:r>
      <w:r w:rsidR="00861B11">
        <w:rPr>
          <w:rFonts w:eastAsia="Calibri"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5A045F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–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–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2D6CF3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65F43D19" w:rsidR="00137C25" w:rsidRDefault="00701E5F" w:rsidP="00701E5F">
      <w:pPr>
        <w:pStyle w:val="Legenda"/>
        <w:jc w:val="center"/>
      </w:pPr>
      <w:bookmarkStart w:id="58" w:name="_Ref91617847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6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bookmarkEnd w:id="58"/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912D19F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</w:p>
    <w:p w14:paraId="11D5F102" w14:textId="388CCBC7" w:rsidR="003A2ED4" w:rsidRDefault="10911DC8" w:rsidP="007E2BA1">
      <w:pPr>
        <w:ind w:firstLine="708"/>
        <w:jc w:val="both"/>
      </w:pPr>
      <w:r>
        <w:lastRenderedPageBreak/>
        <w:t xml:space="preserve">Sterowanie pojazdem odbywa się przy pomocy przepustnicy i hamulca. Aby móc sterować nimi jednocześnie, a przy okazji wyeliminować sytuację, w której pojazd </w:t>
      </w:r>
      <w:r w:rsidR="516BD905">
        <w:t>mógłby dodawać</w:t>
      </w:r>
      <w:r>
        <w:t xml:space="preserve"> gazu jednocześnie hamując, </w:t>
      </w:r>
      <w:r w:rsidR="44D11435">
        <w:t>sygnał sterowania został</w:t>
      </w:r>
      <w:r>
        <w:t xml:space="preserve"> </w:t>
      </w:r>
      <w:r w:rsidR="2EB73737">
        <w:t xml:space="preserve">przeskalowany </w:t>
      </w:r>
      <w:r>
        <w:t>do wartości w przedziale &lt;-1;1&gt;</w:t>
      </w:r>
      <w:del w:id="59" w:author="Marek Długosz" w:date="2021-12-20T09:30:00Z">
        <w:r w:rsidR="00F35745" w:rsidDel="30F44FD6">
          <w:delText xml:space="preserve"> </w:delText>
        </w:r>
      </w:del>
      <w:r>
        <w:t>, gdzie wartości ujemne odpowiadają sile hamowania, a wartości dodatnie poziom</w:t>
      </w:r>
      <w:r w:rsidR="2B81A974">
        <w:t>owi</w:t>
      </w:r>
      <w:r w:rsidR="2BCB0F97">
        <w:t xml:space="preserve"> otwarcia</w:t>
      </w:r>
      <w:r>
        <w:t xml:space="preserve"> przepustnicy.</w:t>
      </w:r>
      <w:r w:rsidR="478FD0BA">
        <w:t xml:space="preserve"> </w:t>
      </w:r>
      <w:r w:rsidR="30DA24C9">
        <w:t xml:space="preserve">Ograniczenie </w:t>
      </w:r>
      <w:r w:rsidR="478FD0BA">
        <w:t>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</w:t>
      </w:r>
      <w:proofErr w:type="spellStart"/>
      <w:r>
        <w:t>windup’u</w:t>
      </w:r>
      <w:proofErr w:type="spellEnd"/>
      <w:r>
        <w:t xml:space="preserve">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</w:t>
      </w:r>
      <w:proofErr w:type="spellStart"/>
      <w:r w:rsidR="00997029">
        <w:t>anti-windup</w:t>
      </w:r>
      <w:proofErr w:type="spellEnd"/>
      <w:r w:rsidR="00997029">
        <w:t xml:space="preserve">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</w:t>
      </w:r>
      <w:proofErr w:type="spellStart"/>
      <w:r w:rsidR="00997029">
        <w:t>back</w:t>
      </w:r>
      <w:proofErr w:type="spellEnd"/>
      <w:r w:rsidR="00997029">
        <w:t xml:space="preserve"> </w:t>
      </w:r>
      <w:proofErr w:type="spellStart"/>
      <w:r w:rsidR="00997029">
        <w:t>calculation</w:t>
      </w:r>
      <w:proofErr w:type="spellEnd"/>
      <w:r w:rsidR="00997029">
        <w:t xml:space="preserve">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1B962750" w:rsidR="001F13C1" w:rsidRPr="001F13C1" w:rsidRDefault="00701E5F" w:rsidP="001F13C1">
      <w:pPr>
        <w:pStyle w:val="Legenda"/>
        <w:jc w:val="center"/>
      </w:pPr>
      <w:bookmarkStart w:id="60" w:name="_Ref89978460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6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r>
        <w:t xml:space="preserve"> </w:t>
      </w:r>
      <w:r w:rsidRPr="006F5046">
        <w:t xml:space="preserve">Schemat blokowy regulatora PID z filtrem części różniczkującej, nasyceniem sygnału sterowania i mechanizmem </w:t>
      </w:r>
      <w:proofErr w:type="spellStart"/>
      <w:r w:rsidRPr="006F5046">
        <w:t>anti-windup</w:t>
      </w:r>
      <w:bookmarkEnd w:id="60"/>
      <w:proofErr w:type="spellEnd"/>
    </w:p>
    <w:p w14:paraId="76B01551" w14:textId="1F416B55" w:rsidR="00C550A0" w:rsidRDefault="00CD145F" w:rsidP="00C550A0">
      <w:pPr>
        <w:pStyle w:val="Nagwek2"/>
      </w:pPr>
      <w:bookmarkStart w:id="61" w:name="_Toc91700325"/>
      <w:r>
        <w:t>Przejście na dziedzinę dyskretną</w:t>
      </w:r>
      <w:r w:rsidR="00B05044">
        <w:t xml:space="preserve"> @TODO</w:t>
      </w:r>
      <w:bookmarkEnd w:id="61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biliniowa, zwana także aproksymacją lub metodą Tustina.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proofErr w:type="spellStart"/>
      <w:r w:rsidR="00975711">
        <w:t>x.x</w:t>
      </w:r>
      <w:proofErr w:type="spellEnd"/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proofErr w:type="spellStart"/>
            <w:r w:rsidR="009934DC">
              <w:t>x</w:t>
            </w:r>
            <w:r w:rsidRPr="003B5EE6">
              <w:t>.</w:t>
            </w:r>
            <w:r w:rsidR="009934DC"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proofErr w:type="spellStart"/>
      <w:r>
        <w:t>x.x</w:t>
      </w:r>
      <w:proofErr w:type="spellEnd"/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proofErr w:type="spellStart"/>
      <w:r w:rsidR="009A66EE">
        <w:t>x.x</w:t>
      </w:r>
      <w:proofErr w:type="spellEnd"/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5A045F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5A045F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2655F5C9" w:rsidR="005245C2" w:rsidRDefault="00AF5D49" w:rsidP="00623746">
      <w:pPr>
        <w:jc w:val="both"/>
      </w:pPr>
      <w:r>
        <w:t>Po dokonaniu odpowiednich przekształceń otrzymujemy</w:t>
      </w:r>
      <w:r w:rsidR="00E04FA0">
        <w:t xml:space="preserve"> </w:t>
      </w:r>
      <w:r>
        <w:t>cztery równania, po jednym dla każdego członu</w:t>
      </w:r>
      <w:r w:rsidR="00BD384E">
        <w:t xml:space="preserve"> regulatora</w:t>
      </w:r>
      <w:r w:rsidR="00003212">
        <w:t xml:space="preserve"> (</w:t>
      </w:r>
      <w:proofErr w:type="spellStart"/>
      <w:r w:rsidR="00003212">
        <w:t>x.x</w:t>
      </w:r>
      <w:proofErr w:type="spellEnd"/>
      <w:r w:rsidR="00003212">
        <w:t>),(</w:t>
      </w:r>
      <w:proofErr w:type="spellStart"/>
      <w:r w:rsidR="00003212">
        <w:t>x.x</w:t>
      </w:r>
      <w:proofErr w:type="spellEnd"/>
      <w:r w:rsidR="00003212">
        <w:t>) oraz (</w:t>
      </w:r>
      <w:proofErr w:type="spellStart"/>
      <w:r w:rsidR="00003212">
        <w:t>x.x</w:t>
      </w:r>
      <w:proofErr w:type="spellEnd"/>
      <w:r w:rsidR="00003212">
        <w:t>)</w:t>
      </w:r>
      <w:r w:rsidR="006B5838">
        <w:t xml:space="preserve"> i </w:t>
      </w:r>
      <w:r>
        <w:t>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5A045F">
        <w:tc>
          <w:tcPr>
            <w:tcW w:w="8217" w:type="dxa"/>
            <w:vAlign w:val="center"/>
          </w:tcPr>
          <w:p w14:paraId="036DD2CB" w14:textId="16096893" w:rsidR="005245C2" w:rsidRPr="003B5EE6" w:rsidRDefault="005245C2" w:rsidP="005A045F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5A045F">
        <w:tc>
          <w:tcPr>
            <w:tcW w:w="8217" w:type="dxa"/>
            <w:vAlign w:val="center"/>
          </w:tcPr>
          <w:p w14:paraId="15456CAD" w14:textId="01FD801C" w:rsidR="005245C2" w:rsidRPr="003B5EE6" w:rsidRDefault="00F21948" w:rsidP="005A045F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5A045F">
        <w:tc>
          <w:tcPr>
            <w:tcW w:w="8217" w:type="dxa"/>
            <w:vAlign w:val="center"/>
          </w:tcPr>
          <w:p w14:paraId="291A7E98" w14:textId="32CAE6E8" w:rsidR="00F21948" w:rsidRPr="003B5EE6" w:rsidRDefault="00096775" w:rsidP="005A045F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5A045F">
        <w:tc>
          <w:tcPr>
            <w:tcW w:w="8217" w:type="dxa"/>
            <w:vAlign w:val="center"/>
          </w:tcPr>
          <w:p w14:paraId="24048DFB" w14:textId="08B45423" w:rsidR="0098059A" w:rsidRPr="003B5EE6" w:rsidRDefault="0098059A" w:rsidP="005A045F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5A045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[n]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[n]</m:t>
        </m:r>
      </m:oMath>
    </w:p>
    <w:p w14:paraId="758AD5D8" w14:textId="01ECA455" w:rsidR="00BF1DD4" w:rsidRDefault="00F27830" w:rsidP="00BF1DD4">
      <w:pPr>
        <w:pStyle w:val="Nagwek2"/>
      </w:pPr>
      <w:bookmarkStart w:id="62" w:name="_Toc91700326"/>
      <w:r>
        <w:t>Układ regulacji</w:t>
      </w:r>
      <w:r w:rsidR="00F641C5">
        <w:t xml:space="preserve"> zamkniętej</w:t>
      </w:r>
      <w:r w:rsidR="00B05044">
        <w:t xml:space="preserve"> @TODO</w:t>
      </w:r>
      <w:bookmarkEnd w:id="62"/>
    </w:p>
    <w:p w14:paraId="14524FCC" w14:textId="23548D79" w:rsidR="00F641C5" w:rsidRPr="00F641C5" w:rsidRDefault="00934744" w:rsidP="00115DF7">
      <w:pPr>
        <w:ind w:firstLine="578"/>
        <w:jc w:val="both"/>
      </w:pPr>
      <w:r>
        <w:t>W celu regulacji systemu tempomatu adaptacyjnego zdecydowano się na stworzenie zamkniętego</w:t>
      </w:r>
      <w:r w:rsidR="00560031">
        <w:t xml:space="preserve"> </w:t>
      </w:r>
      <w:r>
        <w:t>układu regulacji opartego o dwa niezależne regulatory PID</w:t>
      </w:r>
      <w:r w:rsidR="0086473C">
        <w:t xml:space="preserve"> (</w:t>
      </w:r>
      <w:r w:rsidR="007B083C">
        <w:rPr>
          <w:color w:val="2B579A"/>
          <w:shd w:val="clear" w:color="auto" w:fill="E6E6E6"/>
        </w:rPr>
        <w:fldChar w:fldCharType="begin"/>
      </w:r>
      <w:r w:rsidR="007B083C">
        <w:instrText xml:space="preserve"> REF _Ref90410553 \h </w:instrText>
      </w:r>
      <w:r w:rsidR="00955F6A">
        <w:rPr>
          <w:color w:val="2B579A"/>
          <w:shd w:val="clear" w:color="auto" w:fill="E6E6E6"/>
        </w:rPr>
        <w:instrText xml:space="preserve"> \* MERGEFORMAT </w:instrText>
      </w:r>
      <w:r w:rsidR="007B083C">
        <w:rPr>
          <w:color w:val="2B579A"/>
          <w:shd w:val="clear" w:color="auto" w:fill="E6E6E6"/>
        </w:rPr>
      </w:r>
      <w:r w:rsidR="007B083C">
        <w:rPr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6.3</w:t>
      </w:r>
      <w:r w:rsidR="007B083C">
        <w:rPr>
          <w:color w:val="2B579A"/>
          <w:shd w:val="clear" w:color="auto" w:fill="E6E6E6"/>
        </w:rPr>
        <w:fldChar w:fldCharType="end"/>
      </w:r>
      <w:r w:rsidR="0086473C">
        <w:t>)</w:t>
      </w:r>
      <w:r>
        <w:t>.</w:t>
      </w:r>
      <w:r w:rsidR="00B53C19">
        <w:t xml:space="preserve"> Dzięki tej konstrukcji może on pracować zarówno w trybie</w:t>
      </w:r>
      <w:r w:rsidR="003A1969">
        <w:t xml:space="preserve"> klasycznym</w:t>
      </w:r>
      <w:r w:rsidR="008E335E">
        <w:t>,</w:t>
      </w:r>
      <w:r w:rsidR="003A1969">
        <w:t xml:space="preserve"> tempomatu</w:t>
      </w:r>
      <w:r w:rsidR="00B53C19">
        <w:t xml:space="preserve"> utrzymującego</w:t>
      </w:r>
      <w:r w:rsidR="00955F6A">
        <w:t xml:space="preserve"> </w:t>
      </w:r>
      <w:r w:rsidR="00B53C19">
        <w:t>stałą prędkość, jak i w trybie adaptacyjnym.</w:t>
      </w:r>
      <w:r w:rsidR="00115DF7">
        <w:t xml:space="preserve"> </w:t>
      </w:r>
      <w:r w:rsidR="001A4F93">
        <w:t xml:space="preserve"> </w:t>
      </w:r>
      <w:r w:rsidR="00902AE1">
        <w:t>System posiada dwa wejścia wartości zadanych,</w:t>
      </w:r>
      <w:r w:rsidR="0062244D">
        <w:t xml:space="preserve"> prędkości </w:t>
      </w:r>
      <w:r w:rsidR="001E6AD8">
        <w:t>i</w:t>
      </w:r>
      <w:r w:rsidR="00327BE6">
        <w:t xml:space="preserve"> odległości od pojazdu poprzedzającego oraz dwa wyjścia</w:t>
      </w:r>
      <w:r w:rsidR="00E37E21">
        <w:t>,</w:t>
      </w:r>
      <w:r w:rsidR="00327BE6">
        <w:t xml:space="preserve"> </w:t>
      </w:r>
      <w:r w:rsidR="00F25893">
        <w:t>z</w:t>
      </w:r>
      <w:r w:rsidR="00327BE6">
        <w:t>mierzon</w:t>
      </w:r>
      <w:r w:rsidR="00DB45C5">
        <w:t>ą</w:t>
      </w:r>
      <w:r w:rsidR="00327BE6">
        <w:t xml:space="preserve"> prędkoś</w:t>
      </w:r>
      <w:r w:rsidR="00DB45C5">
        <w:t>ć</w:t>
      </w:r>
      <w:r w:rsidR="00327BE6">
        <w:t xml:space="preserve"> i odległoś</w:t>
      </w:r>
      <w:r w:rsidR="00DB45C5">
        <w:t>ć</w:t>
      </w:r>
      <w:r w:rsidR="00327BE6">
        <w:t>.</w:t>
      </w:r>
    </w:p>
    <w:p w14:paraId="36D93C74" w14:textId="77777777" w:rsidR="001D3E11" w:rsidRDefault="001D3E11" w:rsidP="00751AA1">
      <w:pPr>
        <w:rPr>
          <w:noProof/>
        </w:rPr>
      </w:pPr>
    </w:p>
    <w:p w14:paraId="528A5A46" w14:textId="77777777" w:rsidR="001D3E11" w:rsidRDefault="001D3E11" w:rsidP="001D3E11">
      <w:pPr>
        <w:keepNext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601DB3F7" wp14:editId="0E31A93D">
            <wp:extent cx="5760000" cy="265043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22156" r="1787" b="3787"/>
                    <a:stretch/>
                  </pic:blipFill>
                  <pic:spPr bwMode="auto">
                    <a:xfrm>
                      <a:off x="0" y="0"/>
                      <a:ext cx="5760000" cy="26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B412" w14:textId="56DC6B2F" w:rsidR="00751AA1" w:rsidRDefault="001D3E11" w:rsidP="001D3E11">
      <w:pPr>
        <w:pStyle w:val="Legenda"/>
        <w:jc w:val="center"/>
      </w:pPr>
      <w:bookmarkStart w:id="63" w:name="_Ref90410553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6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3</w:t>
      </w:r>
      <w:r w:rsidR="002D6CF3">
        <w:rPr>
          <w:noProof/>
        </w:rPr>
        <w:fldChar w:fldCharType="end"/>
      </w:r>
      <w:bookmarkEnd w:id="63"/>
      <w:r>
        <w:t xml:space="preserve"> </w:t>
      </w:r>
      <w:r w:rsidRPr="003513C4">
        <w:t>Zaprojektowany układ regulacji tempomatu adaptacyjnego</w:t>
      </w:r>
    </w:p>
    <w:p w14:paraId="00A5C08B" w14:textId="77777777" w:rsidR="001D3E11" w:rsidRPr="001D3E11" w:rsidRDefault="001D3E11" w:rsidP="001D3E11"/>
    <w:p w14:paraId="05ED1CED" w14:textId="07F2592C" w:rsidR="00290DC9" w:rsidRPr="00290DC9" w:rsidRDefault="00751AA1" w:rsidP="009641C4">
      <w:pPr>
        <w:ind w:firstLine="432"/>
        <w:jc w:val="both"/>
      </w:pPr>
      <w:r>
        <w:t>W sytuacji braku detekcji radarowych, tempomat działa w trybie klasycznym. Jego zadaniem jest utrzymanie prędkości zadanej przez kierującego pojazdem.</w:t>
      </w:r>
      <w:r w:rsidR="001D3E11">
        <w:t xml:space="preserve"> Przełącznik pomiędzy prędkościami mierzonymi znajduje się w pozycji górnej, a do obliczenia </w:t>
      </w:r>
      <w:r w:rsidR="00742495">
        <w:t xml:space="preserve">uchybu regulacji </w:t>
      </w:r>
      <w:r w:rsidR="0055060A">
        <w:t xml:space="preserve">prędkości </w:t>
      </w:r>
      <w:r w:rsidR="00742495">
        <w:t xml:space="preserve">brana jest pod uwagę prędkość </w:t>
      </w:r>
      <w:r w:rsidR="00401B3E">
        <w:t>zadana</w:t>
      </w:r>
      <w:r w:rsidR="00B53AA6">
        <w:t>.</w:t>
      </w:r>
      <w:r w:rsidR="009641C4">
        <w:t xml:space="preserve"> W tej sytuacji wartość dolnej gałęzi regulacji zawierającej regulator PID odległości wynosi </w:t>
      </w:r>
      <w:r w:rsidR="00FD60C4">
        <w:t>zero</w:t>
      </w:r>
      <w:r w:rsidR="009641C4">
        <w:t xml:space="preserve"> i nie ma wpływu na sterowanie.</w:t>
      </w:r>
    </w:p>
    <w:p w14:paraId="7C9E64BB" w14:textId="63219CFC" w:rsidR="0086473C" w:rsidRPr="0086473C" w:rsidRDefault="00E93435" w:rsidP="004F4C5D">
      <w:pPr>
        <w:ind w:firstLine="432"/>
        <w:jc w:val="both"/>
      </w:pPr>
      <w:r>
        <w:t>Działanie układu ulega znacznej zmianie w momencie otrzymania detekcji radarowych.</w:t>
      </w:r>
      <w:r w:rsidR="004F4C5D">
        <w:t xml:space="preserve"> Prędkość zadana dla regulatora prędkości zostaje przełączona na wartość prędkości wykrytego obiektu. </w:t>
      </w:r>
      <w:r w:rsidR="00E5761E">
        <w:t>Dzięki temu układ dąży do utrzymania zerowej prędkości względnej pojazd</w:t>
      </w:r>
      <w:r w:rsidR="00544FC6">
        <w:t>ów</w:t>
      </w:r>
      <w:r w:rsidR="00C919F9">
        <w:t>, tym samym pozostając w stałej odległości.</w:t>
      </w:r>
      <w:r w:rsidR="00F46846">
        <w:t xml:space="preserve"> </w:t>
      </w:r>
      <w:r w:rsidR="001F5830">
        <w:t xml:space="preserve">Dolna gałąź układu zawierająca regulator odległości oblicza uchyb pomiędzy zadanym, a wykrytym dystansem i odpowiednio reguluje sygnał sterujący. Po wyliczeniu składowych sterowania przez poszczególne regulatory ich wartości są sumowane i podawane na </w:t>
      </w:r>
      <w:r w:rsidR="00DC2762">
        <w:t>wejście sterujące obiektu regulacji.</w:t>
      </w:r>
      <w:r w:rsidR="008458E7">
        <w:t xml:space="preserve"> Warto zauważyć, że w rzeczywistym systemie </w:t>
      </w:r>
      <w:r w:rsidR="003422F7">
        <w:t>po utracie obiektu z pola widzenia czujnika, pojazd utrzymuje zadaną prędkość pobraną z ostatniej detekcji i wymagana jest ingerencja kierowcy aby wznowić działanie klasycznego tempomatu. W powyższym systemie ta operacja jest wykonywana automatycznie ze względu na wygodę użytkownika.</w:t>
      </w:r>
    </w:p>
    <w:p w14:paraId="58327F9A" w14:textId="762F43A1" w:rsidR="008B0500" w:rsidRDefault="00BF1DD4" w:rsidP="008B0500">
      <w:pPr>
        <w:pStyle w:val="Nagwek1"/>
      </w:pPr>
      <w:bookmarkStart w:id="64" w:name="_Toc91700327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64"/>
    </w:p>
    <w:p w14:paraId="3FB6C75E" w14:textId="3EEA48C3" w:rsidR="00636D90" w:rsidRDefault="00636D90" w:rsidP="00636D90">
      <w:pPr>
        <w:ind w:firstLine="432"/>
        <w:jc w:val="both"/>
      </w:pPr>
      <w:r>
        <w:t xml:space="preserve">Do implementacji układu regulacji dyskretnej posłużono się </w:t>
      </w:r>
      <w:r w:rsidR="00AC4A3B">
        <w:t>językiem</w:t>
      </w:r>
      <w:r>
        <w:t xml:space="preserve"> </w:t>
      </w:r>
      <w:proofErr w:type="spellStart"/>
      <w:r>
        <w:t>Python</w:t>
      </w:r>
      <w:proofErr w:type="spellEnd"/>
      <w:r>
        <w:t xml:space="preserve"> </w:t>
      </w:r>
      <w:r w:rsidR="00CE6A35">
        <w:t xml:space="preserve">w wersji 3.7 </w:t>
      </w:r>
      <w:r>
        <w:t xml:space="preserve">obsługującym moduł API użytego symulatora. Dzięki temu projekt systemu </w:t>
      </w:r>
      <w:r w:rsidR="003F41F7">
        <w:t>mógł być</w:t>
      </w:r>
      <w:r>
        <w:t xml:space="preserve"> podzielony na kilka modułów składowych, co </w:t>
      </w:r>
      <w:r w:rsidR="00AC4A3B">
        <w:t>pozwala</w:t>
      </w:r>
      <w:r>
        <w:t xml:space="preserve"> na zachowanie przejrzystości rozwiązania oraz ułatwia</w:t>
      </w:r>
      <w:r w:rsidR="00AC4A3B">
        <w:t xml:space="preserve"> dokonywanie modyfikacji </w:t>
      </w:r>
      <w:r w:rsidR="000746D4">
        <w:t xml:space="preserve">układu regulacji </w:t>
      </w:r>
      <w:r w:rsidR="00AC4A3B">
        <w:t xml:space="preserve">bez ingerencji w skrypty odpowiedzialne za </w:t>
      </w:r>
      <w:r w:rsidR="003D1AE4">
        <w:t>sterowani</w:t>
      </w:r>
      <w:r w:rsidR="001361C6">
        <w:t>e symulacją i wizualizacją.</w:t>
      </w:r>
    </w:p>
    <w:p w14:paraId="75D8EBDE" w14:textId="403D5EAC" w:rsidR="005D0051" w:rsidRDefault="001361C6" w:rsidP="00D60385">
      <w:pPr>
        <w:ind w:firstLine="432"/>
        <w:jc w:val="both"/>
      </w:pPr>
      <w:r>
        <w:t>System został podzielony</w:t>
      </w:r>
      <w:r w:rsidR="00B677A4">
        <w:t xml:space="preserve"> na trzy kluczowe moduły implementujące główne klasy, skrypt </w:t>
      </w:r>
      <w:r w:rsidR="00C22A0C">
        <w:t xml:space="preserve">główny </w:t>
      </w:r>
      <w:r w:rsidR="00B677A4">
        <w:t>sterujący symulacją i testami oraz skrypt inicjalizujący zmienne parametrów.</w:t>
      </w:r>
    </w:p>
    <w:p w14:paraId="147EAA96" w14:textId="77777777" w:rsidR="00BB4A02" w:rsidRDefault="00BB4A02" w:rsidP="00D60385">
      <w:pPr>
        <w:ind w:firstLine="432"/>
        <w:jc w:val="both"/>
      </w:pPr>
    </w:p>
    <w:p w14:paraId="60FDD471" w14:textId="1280DE09" w:rsidR="00FE4842" w:rsidRDefault="00FE4842" w:rsidP="00D60385">
      <w:pPr>
        <w:ind w:firstLine="432"/>
        <w:jc w:val="both"/>
      </w:pPr>
      <w:r>
        <w:lastRenderedPageBreak/>
        <w:t xml:space="preserve">W dalszej części pracy </w:t>
      </w:r>
      <w:r w:rsidR="00BB4A02">
        <w:t xml:space="preserve">mianem pojazdu ego określamy </w:t>
      </w:r>
      <w:r w:rsidR="00DA24BD">
        <w:t>pojazd, za którego sterowanie odpowiada implementowany system adaptacyjnego tempomatu. Pojazd NPC</w:t>
      </w:r>
      <w:r w:rsidR="00BE3B75">
        <w:rPr>
          <w:rStyle w:val="Odwoanieprzypisudolnego"/>
        </w:rPr>
        <w:footnoteReference w:id="14"/>
      </w:r>
      <w:r w:rsidR="0013715E">
        <w:t xml:space="preserve"> natomiast</w:t>
      </w:r>
      <w:r w:rsidR="00B15D7F">
        <w:t>,</w:t>
      </w:r>
      <w:r w:rsidR="0013715E">
        <w:t xml:space="preserve"> jest niezależnym pojazdem poruszającym </w:t>
      </w:r>
      <w:r w:rsidR="00D9179B">
        <w:t>przed pojazdem ego</w:t>
      </w:r>
      <w:r w:rsidR="00C90034">
        <w:t>.</w:t>
      </w:r>
    </w:p>
    <w:p w14:paraId="459E83D5" w14:textId="77777777" w:rsidR="00FA2EF2" w:rsidRDefault="00FA2EF2" w:rsidP="00D60385">
      <w:pPr>
        <w:ind w:firstLine="432"/>
        <w:jc w:val="both"/>
      </w:pPr>
    </w:p>
    <w:p w14:paraId="72273148" w14:textId="77777777" w:rsidR="00CC3C01" w:rsidRDefault="00903C39" w:rsidP="00CC3C01">
      <w:pPr>
        <w:keepNext/>
      </w:pPr>
      <w:r>
        <w:rPr>
          <w:noProof/>
        </w:rPr>
        <w:drawing>
          <wp:inline distT="0" distB="0" distL="0" distR="0" wp14:anchorId="0ABACDD2" wp14:editId="19E8DE3F">
            <wp:extent cx="5753735" cy="1966595"/>
            <wp:effectExtent l="0" t="0" r="0" b="0"/>
            <wp:docPr id="106257506" name="Obraz 106257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A250" w14:textId="79B680DD" w:rsidR="007C4D76" w:rsidRDefault="00CC3C01" w:rsidP="00CC3C01">
      <w:pPr>
        <w:pStyle w:val="Legenda"/>
        <w:jc w:val="center"/>
      </w:pPr>
      <w:bookmarkStart w:id="65" w:name="_Ref91614258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7</w:t>
      </w:r>
      <w:r w:rsidR="002D6CF3">
        <w:rPr>
          <w:noProof/>
        </w:rPr>
        <w:fldChar w:fldCharType="end"/>
      </w:r>
      <w:r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r>
        <w:t xml:space="preserve"> Schemat poruszania się pojazdów</w:t>
      </w:r>
      <w:bookmarkEnd w:id="65"/>
    </w:p>
    <w:p w14:paraId="59DD7228" w14:textId="30C13A4B" w:rsidR="000E2D63" w:rsidRDefault="00C22A0C" w:rsidP="000E2D63">
      <w:pPr>
        <w:pStyle w:val="Nagwek2"/>
      </w:pPr>
      <w:bookmarkStart w:id="66" w:name="_Toc91700328"/>
      <w:r>
        <w:t>Skrypt główny</w:t>
      </w:r>
      <w:bookmarkEnd w:id="66"/>
    </w:p>
    <w:p w14:paraId="5A2FED81" w14:textId="779DAE23" w:rsidR="00D8129C" w:rsidRDefault="00D60385" w:rsidP="00616C29">
      <w:pPr>
        <w:ind w:firstLine="432"/>
        <w:jc w:val="both"/>
      </w:pPr>
      <w:r>
        <w:t>Skrypt główny odpowiedzialny jest za obsługę całego projektu symulac</w:t>
      </w:r>
      <w:r w:rsidR="00D8129C">
        <w:t>yjnego</w:t>
      </w:r>
      <w:r>
        <w:t xml:space="preserve">. Wykonuje on </w:t>
      </w:r>
      <w:r w:rsidR="00F402FD">
        <w:t>kilka</w:t>
      </w:r>
      <w:r>
        <w:t xml:space="preserve"> niezależnych od siebie operacji</w:t>
      </w:r>
      <w:r w:rsidR="00F402FD">
        <w:t xml:space="preserve"> w określonej sekwencji</w:t>
      </w:r>
      <w:r>
        <w:t xml:space="preserve">, w których skład wchodzą </w:t>
      </w:r>
      <w:r w:rsidR="00C407DE">
        <w:t>kolejno obsługa parametrów wejściowych przeprowadzanego testu, wizualizacja w trybie dwuwymiarowym, postępowanie kroku symulacji oraz aktorów włącznie z pojazd</w:t>
      </w:r>
      <w:r w:rsidR="00802F3F">
        <w:t xml:space="preserve">ami </w:t>
      </w:r>
      <w:r w:rsidR="00E441C6">
        <w:t>NPC</w:t>
      </w:r>
      <w:r w:rsidR="00802F3F">
        <w:t>, ego</w:t>
      </w:r>
      <w:r w:rsidR="00C407DE">
        <w:t xml:space="preserve"> i obsługą radaru.</w:t>
      </w:r>
    </w:p>
    <w:p w14:paraId="664E1902" w14:textId="1AA7D866" w:rsidR="00616C29" w:rsidRDefault="00616C29" w:rsidP="00616C29">
      <w:pPr>
        <w:rPr>
          <w:noProof/>
        </w:rPr>
      </w:pPr>
    </w:p>
    <w:p w14:paraId="0E3ABAD3" w14:textId="77777777" w:rsidR="00616C29" w:rsidRDefault="00616C29" w:rsidP="00616C29">
      <w:pPr>
        <w:keepNext/>
        <w:jc w:val="center"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53AE43F0" wp14:editId="712BA2FC">
            <wp:extent cx="4057650" cy="45243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4069" r="4487" b="3876"/>
                    <a:stretch/>
                  </pic:blipFill>
                  <pic:spPr bwMode="auto">
                    <a:xfrm>
                      <a:off x="0" y="0"/>
                      <a:ext cx="4057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4D6A" w14:textId="2EA0BBAA" w:rsidR="007D19EE" w:rsidRDefault="00616C29" w:rsidP="007D19EE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7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r>
        <w:t xml:space="preserve"> Schemat blokowy działania głównego skryptu</w:t>
      </w:r>
    </w:p>
    <w:p w14:paraId="6ABBD65A" w14:textId="164188F3" w:rsidR="007D19EE" w:rsidRDefault="007D19EE" w:rsidP="007D19EE"/>
    <w:p w14:paraId="6B2F860D" w14:textId="5F9B326D" w:rsidR="007D19EE" w:rsidRDefault="00C96DB4" w:rsidP="00C96DB4">
      <w:pPr>
        <w:pStyle w:val="Nagwek3"/>
      </w:pPr>
      <w:bookmarkStart w:id="67" w:name="_Ref90581175"/>
      <w:bookmarkStart w:id="68" w:name="_Ref90581187"/>
      <w:bookmarkStart w:id="69" w:name="_Ref90581216"/>
      <w:bookmarkStart w:id="70" w:name="_Ref90581273"/>
      <w:bookmarkStart w:id="71" w:name="_Toc91700329"/>
      <w:r>
        <w:t>Obsługa parametrów</w:t>
      </w:r>
      <w:bookmarkEnd w:id="67"/>
      <w:bookmarkEnd w:id="68"/>
      <w:bookmarkEnd w:id="69"/>
      <w:bookmarkEnd w:id="70"/>
      <w:bookmarkEnd w:id="71"/>
    </w:p>
    <w:p w14:paraId="5FEA73BC" w14:textId="51C67969" w:rsidR="00C96DB4" w:rsidRDefault="006A6837" w:rsidP="00EB678C">
      <w:pPr>
        <w:ind w:firstLine="708"/>
        <w:jc w:val="both"/>
      </w:pPr>
      <w:r>
        <w:t>Aby ułatwić użytkownikowi pracę z dostarczonym skryptem zaimplementowano obsługę parametrów wiersza poleceń. Jest to zestaw parametrów nazwa-wartość podawanych w postaci nieuporządkowanej listy w momencie uruchamiania skryptu.</w:t>
      </w:r>
      <w:r w:rsidR="00412127">
        <w:t xml:space="preserve"> </w:t>
      </w:r>
      <w:r w:rsidR="003C114F">
        <w:t>Do</w:t>
      </w:r>
      <w:r w:rsidR="00412127">
        <w:t xml:space="preserve"> najważniejszych</w:t>
      </w:r>
      <w:r w:rsidR="003C114F">
        <w:t xml:space="preserve"> parametrów programu i scenariusza testowego należą </w:t>
      </w:r>
      <w:r w:rsidR="00412127">
        <w:t>te</w:t>
      </w:r>
      <w:r w:rsidR="003C114F">
        <w:t xml:space="preserve"> zawarte w tabeli </w:t>
      </w:r>
      <w:proofErr w:type="spellStart"/>
      <w:r w:rsidR="003C114F">
        <w:t>x.x</w:t>
      </w:r>
      <w:proofErr w:type="spellEnd"/>
      <w:r w:rsidR="003C114F">
        <w:t>.</w:t>
      </w:r>
      <w:r w:rsidR="00B452C2">
        <w:t xml:space="preserve"> W przypadku pominięcia parametru z listy program stosuje wartości domyślne.</w:t>
      </w:r>
    </w:p>
    <w:p w14:paraId="7570E79E" w14:textId="07729AED" w:rsidR="00DF7D48" w:rsidRDefault="00DF7D48" w:rsidP="00EB678C">
      <w:pPr>
        <w:ind w:firstLine="708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48"/>
        <w:gridCol w:w="1391"/>
        <w:gridCol w:w="1878"/>
        <w:gridCol w:w="2269"/>
        <w:gridCol w:w="2076"/>
      </w:tblGrid>
      <w:tr w:rsidR="00A11460" w14:paraId="18366C63" w14:textId="7568D45B" w:rsidTr="64E1D111">
        <w:tc>
          <w:tcPr>
            <w:tcW w:w="1469" w:type="dxa"/>
            <w:vAlign w:val="center"/>
          </w:tcPr>
          <w:p w14:paraId="00D788CA" w14:textId="4BC95B92" w:rsidR="005E5488" w:rsidRDefault="005E5488" w:rsidP="00F64418">
            <w:pPr>
              <w:jc w:val="center"/>
            </w:pPr>
            <w:r>
              <w:t>Parametr skrócony</w:t>
            </w:r>
          </w:p>
        </w:tc>
        <w:tc>
          <w:tcPr>
            <w:tcW w:w="1404" w:type="dxa"/>
            <w:vAlign w:val="center"/>
          </w:tcPr>
          <w:p w14:paraId="0AB8CBB3" w14:textId="385C29A5" w:rsidR="005E5488" w:rsidRDefault="005E5488" w:rsidP="00F64418">
            <w:pPr>
              <w:jc w:val="center"/>
            </w:pPr>
            <w:r>
              <w:t>Pełna nazwa</w:t>
            </w:r>
          </w:p>
        </w:tc>
        <w:tc>
          <w:tcPr>
            <w:tcW w:w="1844" w:type="dxa"/>
            <w:vAlign w:val="center"/>
          </w:tcPr>
          <w:p w14:paraId="67A74CB3" w14:textId="16EA1F63" w:rsidR="005E5488" w:rsidRDefault="005E5488" w:rsidP="00F64418">
            <w:pPr>
              <w:jc w:val="center"/>
            </w:pPr>
            <w:r>
              <w:t>Opis parametru</w:t>
            </w:r>
          </w:p>
        </w:tc>
        <w:tc>
          <w:tcPr>
            <w:tcW w:w="2269" w:type="dxa"/>
            <w:vAlign w:val="center"/>
          </w:tcPr>
          <w:p w14:paraId="2470FE7A" w14:textId="443917F8" w:rsidR="005E5488" w:rsidRDefault="005E5488" w:rsidP="00F64418">
            <w:pPr>
              <w:jc w:val="center"/>
            </w:pPr>
            <w:r>
              <w:t>Wartość</w:t>
            </w:r>
          </w:p>
        </w:tc>
        <w:tc>
          <w:tcPr>
            <w:tcW w:w="2076" w:type="dxa"/>
          </w:tcPr>
          <w:p w14:paraId="51A7A29D" w14:textId="1E86C147" w:rsidR="005E5488" w:rsidRDefault="005E5488" w:rsidP="00F64418">
            <w:pPr>
              <w:jc w:val="center"/>
            </w:pPr>
            <w:r>
              <w:t>Wartość domyślna</w:t>
            </w:r>
          </w:p>
        </w:tc>
      </w:tr>
      <w:tr w:rsidR="00A11460" w14:paraId="3285E152" w14:textId="27164F1B" w:rsidTr="64E1D111">
        <w:tc>
          <w:tcPr>
            <w:tcW w:w="1469" w:type="dxa"/>
            <w:vAlign w:val="center"/>
          </w:tcPr>
          <w:p w14:paraId="7AE8CC7B" w14:textId="49C3F767" w:rsidR="005E5488" w:rsidRDefault="005E5488" w:rsidP="00F64418">
            <w:pPr>
              <w:jc w:val="center"/>
            </w:pPr>
            <w:r>
              <w:t>-x</w:t>
            </w:r>
          </w:p>
        </w:tc>
        <w:tc>
          <w:tcPr>
            <w:tcW w:w="1404" w:type="dxa"/>
            <w:vAlign w:val="center"/>
          </w:tcPr>
          <w:p w14:paraId="263C01AE" w14:textId="11986E86" w:rsidR="005E5488" w:rsidRDefault="005E5488" w:rsidP="00F64418">
            <w:pPr>
              <w:jc w:val="center"/>
            </w:pPr>
            <w:r>
              <w:t>--</w:t>
            </w:r>
            <w:proofErr w:type="spellStart"/>
            <w:r>
              <w:t>xodr-path</w:t>
            </w:r>
            <w:proofErr w:type="spellEnd"/>
          </w:p>
        </w:tc>
        <w:tc>
          <w:tcPr>
            <w:tcW w:w="1844" w:type="dxa"/>
            <w:vAlign w:val="center"/>
          </w:tcPr>
          <w:p w14:paraId="4FF98591" w14:textId="6E6B522A" w:rsidR="005E5488" w:rsidRDefault="005E5488" w:rsidP="00F64418">
            <w:pPr>
              <w:jc w:val="center"/>
            </w:pPr>
            <w:r>
              <w:t xml:space="preserve">Ścieżka do pliku mapy formatu </w:t>
            </w:r>
            <w:proofErr w:type="spellStart"/>
            <w:r>
              <w:t>OpenDRIVE</w:t>
            </w:r>
            <w:proofErr w:type="spellEnd"/>
          </w:p>
        </w:tc>
        <w:tc>
          <w:tcPr>
            <w:tcW w:w="2269" w:type="dxa"/>
            <w:vAlign w:val="center"/>
          </w:tcPr>
          <w:p w14:paraId="19285E11" w14:textId="33C3F113" w:rsidR="005E5488" w:rsidRDefault="005E5488" w:rsidP="00F64418">
            <w:pPr>
              <w:jc w:val="center"/>
            </w:pPr>
            <w:r>
              <w:t>Ścieżka w formacie string „</w:t>
            </w:r>
            <w:proofErr w:type="spellStart"/>
            <w:r>
              <w:t>path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1DE59222" w14:textId="611CEFE1" w:rsidR="005E5488" w:rsidRDefault="005E5488" w:rsidP="005E5488">
            <w:pPr>
              <w:jc w:val="center"/>
            </w:pPr>
            <w:r>
              <w:t>Scenariusz nr. 1</w:t>
            </w:r>
            <w:r w:rsidR="008F263A">
              <w:t xml:space="preserve"> „</w:t>
            </w:r>
            <w:proofErr w:type="spellStart"/>
            <w:r w:rsidR="008F263A">
              <w:t>maps</w:t>
            </w:r>
            <w:proofErr w:type="spellEnd"/>
            <w:r w:rsidR="008F263A">
              <w:t>/test_1.xodr”</w:t>
            </w:r>
          </w:p>
        </w:tc>
      </w:tr>
      <w:tr w:rsidR="00A11460" w14:paraId="11344BD4" w14:textId="0B23D53B" w:rsidTr="64E1D111">
        <w:tc>
          <w:tcPr>
            <w:tcW w:w="1469" w:type="dxa"/>
            <w:vAlign w:val="center"/>
          </w:tcPr>
          <w:p w14:paraId="5521D1DE" w14:textId="686F81B9" w:rsidR="005E5488" w:rsidRDefault="005E5488" w:rsidP="00176A32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F493142" w14:textId="1656F5D7" w:rsidR="005E5488" w:rsidRDefault="005E5488" w:rsidP="00F64418">
            <w:pPr>
              <w:jc w:val="center"/>
            </w:pPr>
            <w:r>
              <w:t>--no</w:t>
            </w:r>
            <w:r w:rsidR="008B6759">
              <w:t>-</w:t>
            </w:r>
            <w:r w:rsidR="00EA0B87">
              <w:t xml:space="preserve"> </w:t>
            </w:r>
            <w:r>
              <w:t>rendering</w:t>
            </w:r>
          </w:p>
        </w:tc>
        <w:tc>
          <w:tcPr>
            <w:tcW w:w="1844" w:type="dxa"/>
            <w:vAlign w:val="center"/>
          </w:tcPr>
          <w:p w14:paraId="0D7D0BA4" w14:textId="5AD6389A" w:rsidR="005E5488" w:rsidRDefault="005E5488" w:rsidP="00F64418">
            <w:pPr>
              <w:jc w:val="center"/>
            </w:pPr>
            <w:r>
              <w:t xml:space="preserve">Wyłączenie </w:t>
            </w:r>
            <w:proofErr w:type="spellStart"/>
            <w:r>
              <w:t>renderowania</w:t>
            </w:r>
            <w:proofErr w:type="spellEnd"/>
            <w:r>
              <w:t xml:space="preserve"> 3D po stronie serwerowej</w:t>
            </w:r>
          </w:p>
        </w:tc>
        <w:tc>
          <w:tcPr>
            <w:tcW w:w="2269" w:type="dxa"/>
            <w:vAlign w:val="center"/>
          </w:tcPr>
          <w:p w14:paraId="675778D7" w14:textId="5A659A1C" w:rsidR="005E5488" w:rsidRDefault="005E5488" w:rsidP="00F64418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78B7F8B8" w14:textId="0C11292E" w:rsidR="005E5488" w:rsidRDefault="005E5488" w:rsidP="005E5488">
            <w:pPr>
              <w:jc w:val="center"/>
            </w:pPr>
            <w:r>
              <w:t xml:space="preserve">Brak, </w:t>
            </w:r>
            <w:proofErr w:type="spellStart"/>
            <w:r>
              <w:t>rendeowanie</w:t>
            </w:r>
            <w:proofErr w:type="spellEnd"/>
            <w:r>
              <w:t xml:space="preserve"> 3D włączone</w:t>
            </w:r>
          </w:p>
        </w:tc>
      </w:tr>
      <w:tr w:rsidR="003B696D" w14:paraId="3EA5AE9D" w14:textId="77777777" w:rsidTr="64E1D111">
        <w:tc>
          <w:tcPr>
            <w:tcW w:w="1469" w:type="dxa"/>
            <w:vAlign w:val="center"/>
          </w:tcPr>
          <w:p w14:paraId="06DBAE99" w14:textId="4973C6DC" w:rsidR="003B696D" w:rsidRDefault="003B696D" w:rsidP="00176A32">
            <w:pPr>
              <w:jc w:val="center"/>
            </w:pPr>
            <w:r>
              <w:lastRenderedPageBreak/>
              <w:t>Brak</w:t>
            </w:r>
          </w:p>
        </w:tc>
        <w:tc>
          <w:tcPr>
            <w:tcW w:w="1404" w:type="dxa"/>
            <w:vAlign w:val="center"/>
          </w:tcPr>
          <w:p w14:paraId="34C5E2F9" w14:textId="52E73E18" w:rsidR="003B696D" w:rsidRDefault="003B696D" w:rsidP="00F64418">
            <w:pPr>
              <w:jc w:val="center"/>
            </w:pPr>
            <w:r>
              <w:t>--no-</w:t>
            </w:r>
            <w:proofErr w:type="spellStart"/>
            <w:r>
              <w:t>npc</w:t>
            </w:r>
            <w:proofErr w:type="spellEnd"/>
          </w:p>
        </w:tc>
        <w:tc>
          <w:tcPr>
            <w:tcW w:w="1844" w:type="dxa"/>
            <w:vAlign w:val="center"/>
          </w:tcPr>
          <w:p w14:paraId="26A1378F" w14:textId="77F4C267" w:rsidR="003B696D" w:rsidRDefault="003B696D" w:rsidP="00F64418">
            <w:pPr>
              <w:jc w:val="center"/>
            </w:pPr>
            <w:r>
              <w:t xml:space="preserve">Wyłączenie pojazdu </w:t>
            </w:r>
            <w:proofErr w:type="spellStart"/>
            <w:r>
              <w:t>npc</w:t>
            </w:r>
            <w:proofErr w:type="spellEnd"/>
          </w:p>
        </w:tc>
        <w:tc>
          <w:tcPr>
            <w:tcW w:w="2269" w:type="dxa"/>
            <w:vAlign w:val="center"/>
          </w:tcPr>
          <w:p w14:paraId="11DD3F45" w14:textId="6244EA50" w:rsidR="003B696D" w:rsidRDefault="003B696D" w:rsidP="00F64418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6FD0F721" w14:textId="7FB65450" w:rsidR="003B696D" w:rsidRDefault="003B696D" w:rsidP="005E5488">
            <w:pPr>
              <w:jc w:val="center"/>
            </w:pPr>
            <w:r>
              <w:t xml:space="preserve">Brak, </w:t>
            </w:r>
            <w:r w:rsidR="00A50D90">
              <w:t xml:space="preserve">pojazd </w:t>
            </w:r>
            <w:proofErr w:type="spellStart"/>
            <w:r w:rsidR="00A50D90">
              <w:t>npc</w:t>
            </w:r>
            <w:proofErr w:type="spellEnd"/>
            <w:r w:rsidR="00A50D90">
              <w:t xml:space="preserve"> jest włączony</w:t>
            </w:r>
          </w:p>
        </w:tc>
      </w:tr>
      <w:tr w:rsidR="00A11460" w14:paraId="666BA97C" w14:textId="44CDA534" w:rsidTr="64E1D111">
        <w:tc>
          <w:tcPr>
            <w:tcW w:w="1469" w:type="dxa"/>
            <w:vAlign w:val="center"/>
          </w:tcPr>
          <w:p w14:paraId="1E4DAECD" w14:textId="7E5D7702" w:rsidR="005E5488" w:rsidRDefault="005E5488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2B3284D3" w14:textId="5D61663C" w:rsidR="005E5488" w:rsidRDefault="005E5488" w:rsidP="009B698F">
            <w:pPr>
              <w:jc w:val="center"/>
            </w:pPr>
            <w:r>
              <w:t>--res</w:t>
            </w:r>
          </w:p>
        </w:tc>
        <w:tc>
          <w:tcPr>
            <w:tcW w:w="1844" w:type="dxa"/>
            <w:vAlign w:val="center"/>
          </w:tcPr>
          <w:p w14:paraId="2537BD73" w14:textId="605AB50F" w:rsidR="005E5488" w:rsidRDefault="005E5488" w:rsidP="009B698F">
            <w:pPr>
              <w:jc w:val="center"/>
            </w:pPr>
            <w:r>
              <w:t>Rozdzielczość okna wizualizacji</w:t>
            </w:r>
          </w:p>
        </w:tc>
        <w:tc>
          <w:tcPr>
            <w:tcW w:w="2269" w:type="dxa"/>
            <w:vAlign w:val="center"/>
          </w:tcPr>
          <w:p w14:paraId="6E692BE6" w14:textId="3B9ECEF4" w:rsidR="005E5488" w:rsidRDefault="005E5488" w:rsidP="009B698F">
            <w:pPr>
              <w:jc w:val="center"/>
            </w:pPr>
            <w:r>
              <w:t>Rozdzielczość w formacie string „</w:t>
            </w:r>
            <w:proofErr w:type="spellStart"/>
            <w:r>
              <w:t>WIDTHxHEIGHT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20478732" w14:textId="1CB7695B" w:rsidR="005E5488" w:rsidRDefault="009B698F" w:rsidP="009B698F">
            <w:pPr>
              <w:jc w:val="center"/>
            </w:pPr>
            <w:r>
              <w:t>„1280x720”</w:t>
            </w:r>
          </w:p>
        </w:tc>
      </w:tr>
      <w:tr w:rsidR="0093191C" w14:paraId="702819D8" w14:textId="77777777" w:rsidTr="64E1D111">
        <w:tc>
          <w:tcPr>
            <w:tcW w:w="1469" w:type="dxa"/>
            <w:vAlign w:val="center"/>
          </w:tcPr>
          <w:p w14:paraId="644C2E8F" w14:textId="49A17A66" w:rsidR="0093191C" w:rsidRDefault="00A11460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59A32367" w14:textId="66DECA80" w:rsidR="0093191C" w:rsidRDefault="00A11460" w:rsidP="009B698F">
            <w:pPr>
              <w:jc w:val="center"/>
            </w:pPr>
            <w:r>
              <w:t>--</w:t>
            </w:r>
            <w:proofErr w:type="spellStart"/>
            <w:r>
              <w:t>save</w:t>
            </w:r>
            <w:r w:rsidR="004C636F">
              <w:t>-</w:t>
            </w:r>
            <w:r>
              <w:t>csv</w:t>
            </w:r>
            <w:proofErr w:type="spellEnd"/>
          </w:p>
        </w:tc>
        <w:tc>
          <w:tcPr>
            <w:tcW w:w="1844" w:type="dxa"/>
            <w:vAlign w:val="center"/>
          </w:tcPr>
          <w:p w14:paraId="6291FF22" w14:textId="78CB7F57" w:rsidR="0093191C" w:rsidRDefault="00A11460" w:rsidP="009B698F">
            <w:pPr>
              <w:jc w:val="center"/>
            </w:pPr>
            <w:r>
              <w:t xml:space="preserve">Zapis rezultatów do plików </w:t>
            </w:r>
            <w:proofErr w:type="spellStart"/>
            <w:r>
              <w:t>csv</w:t>
            </w:r>
            <w:proofErr w:type="spellEnd"/>
          </w:p>
        </w:tc>
        <w:tc>
          <w:tcPr>
            <w:tcW w:w="2269" w:type="dxa"/>
            <w:vAlign w:val="center"/>
          </w:tcPr>
          <w:p w14:paraId="15F59797" w14:textId="1998C1CC" w:rsidR="0093191C" w:rsidRDefault="00DD4F9F" w:rsidP="009B698F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09C54656" w14:textId="688CCB12" w:rsidR="0093191C" w:rsidRDefault="00DD4F9F" w:rsidP="009B698F">
            <w:pPr>
              <w:jc w:val="center"/>
            </w:pPr>
            <w:r>
              <w:t>Zapis wyłączony</w:t>
            </w:r>
          </w:p>
        </w:tc>
      </w:tr>
      <w:tr w:rsidR="00060C39" w14:paraId="70B9CC6D" w14:textId="77777777" w:rsidTr="64E1D111">
        <w:tc>
          <w:tcPr>
            <w:tcW w:w="1469" w:type="dxa"/>
            <w:vAlign w:val="center"/>
          </w:tcPr>
          <w:p w14:paraId="1CE7EF7B" w14:textId="696A7AB2" w:rsidR="00060C39" w:rsidRDefault="00060C39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08DB0366" w14:textId="16F11444" w:rsidR="00060C39" w:rsidRDefault="00060C39" w:rsidP="009B698F">
            <w:pPr>
              <w:jc w:val="center"/>
            </w:pPr>
            <w:r>
              <w:t>--</w:t>
            </w:r>
            <w:proofErr w:type="spellStart"/>
            <w:r>
              <w:t>save-plots</w:t>
            </w:r>
            <w:proofErr w:type="spellEnd"/>
          </w:p>
        </w:tc>
        <w:tc>
          <w:tcPr>
            <w:tcW w:w="1844" w:type="dxa"/>
            <w:vAlign w:val="center"/>
          </w:tcPr>
          <w:p w14:paraId="551E1EFE" w14:textId="518BD1ED" w:rsidR="00060C39" w:rsidRDefault="00060C39" w:rsidP="009B698F">
            <w:pPr>
              <w:jc w:val="center"/>
            </w:pPr>
            <w:r>
              <w:t>Zapis wykresów</w:t>
            </w:r>
            <w:r w:rsidR="001636C4">
              <w:t xml:space="preserve"> generowanych przez moduł </w:t>
            </w:r>
            <w:proofErr w:type="spellStart"/>
            <w:r w:rsidR="001636C4">
              <w:t>matplotlib</w:t>
            </w:r>
            <w:proofErr w:type="spellEnd"/>
          </w:p>
        </w:tc>
        <w:tc>
          <w:tcPr>
            <w:tcW w:w="2269" w:type="dxa"/>
            <w:vAlign w:val="center"/>
          </w:tcPr>
          <w:p w14:paraId="7F97E64A" w14:textId="559C5549" w:rsidR="00060C39" w:rsidRDefault="00DD4F9F" w:rsidP="009B698F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016A93EE" w14:textId="7996B794" w:rsidR="00060C39" w:rsidRDefault="00DD4F9F" w:rsidP="009B698F">
            <w:pPr>
              <w:jc w:val="center"/>
            </w:pPr>
            <w:r>
              <w:t>Zapis wyłączony</w:t>
            </w:r>
          </w:p>
        </w:tc>
      </w:tr>
      <w:tr w:rsidR="00A11460" w14:paraId="655D0B81" w14:textId="731A51B1" w:rsidTr="64E1D111">
        <w:tc>
          <w:tcPr>
            <w:tcW w:w="1469" w:type="dxa"/>
            <w:vAlign w:val="center"/>
          </w:tcPr>
          <w:p w14:paraId="4B51E98A" w14:textId="7D1B5BFA" w:rsidR="005E5488" w:rsidRDefault="005C356D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26F1AE6" w14:textId="0F466363" w:rsidR="005E5488" w:rsidRDefault="005C356D" w:rsidP="009B698F">
            <w:pPr>
              <w:jc w:val="center"/>
            </w:pPr>
            <w:r>
              <w:t>--</w:t>
            </w:r>
            <w:proofErr w:type="spellStart"/>
            <w:r>
              <w:t>function</w:t>
            </w:r>
            <w:proofErr w:type="spellEnd"/>
          </w:p>
        </w:tc>
        <w:tc>
          <w:tcPr>
            <w:tcW w:w="1844" w:type="dxa"/>
            <w:vAlign w:val="center"/>
          </w:tcPr>
          <w:p w14:paraId="207937C4" w14:textId="34562E2B" w:rsidR="005E5488" w:rsidRDefault="005C356D" w:rsidP="009B698F">
            <w:pPr>
              <w:jc w:val="center"/>
            </w:pPr>
            <w:r>
              <w:t xml:space="preserve">Funkcja prędkości pojazdu </w:t>
            </w:r>
            <w:r w:rsidR="005B347A">
              <w:t>NPC</w:t>
            </w:r>
          </w:p>
        </w:tc>
        <w:tc>
          <w:tcPr>
            <w:tcW w:w="2269" w:type="dxa"/>
            <w:vAlign w:val="center"/>
          </w:tcPr>
          <w:p w14:paraId="6CD7B6AC" w14:textId="14937BFD" w:rsidR="005E5488" w:rsidRDefault="005C356D" w:rsidP="009B698F">
            <w:pPr>
              <w:jc w:val="center"/>
            </w:pPr>
            <w:r>
              <w:t>Może przyjmować:</w:t>
            </w:r>
            <w:r>
              <w:br/>
              <w:t>„</w:t>
            </w:r>
            <w:proofErr w:type="spellStart"/>
            <w:r>
              <w:t>const</w:t>
            </w:r>
            <w:proofErr w:type="spellEnd"/>
            <w:r>
              <w:t>”, „sine” lub „</w:t>
            </w:r>
            <w:proofErr w:type="spellStart"/>
            <w:r>
              <w:t>square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53BCECE9" w14:textId="05F81BFB" w:rsidR="005E5488" w:rsidRDefault="005C356D" w:rsidP="009B698F">
            <w:pPr>
              <w:jc w:val="center"/>
            </w:pPr>
            <w:r>
              <w:t xml:space="preserve"> „</w:t>
            </w:r>
            <w:proofErr w:type="spellStart"/>
            <w:r>
              <w:t>const</w:t>
            </w:r>
            <w:proofErr w:type="spellEnd"/>
            <w:r>
              <w:t>”</w:t>
            </w:r>
          </w:p>
        </w:tc>
      </w:tr>
      <w:tr w:rsidR="00AA67F6" w14:paraId="1CCBB790" w14:textId="77777777" w:rsidTr="64E1D111">
        <w:tc>
          <w:tcPr>
            <w:tcW w:w="1469" w:type="dxa"/>
            <w:vAlign w:val="center"/>
          </w:tcPr>
          <w:p w14:paraId="70FEB35F" w14:textId="136D89BB" w:rsidR="00AA67F6" w:rsidRDefault="00AA67F6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63436C0" w14:textId="31034EDA" w:rsidR="00AA67F6" w:rsidRDefault="00AA67F6" w:rsidP="009B698F">
            <w:pPr>
              <w:jc w:val="center"/>
            </w:pPr>
            <w:r>
              <w:t>--</w:t>
            </w:r>
            <w:proofErr w:type="spellStart"/>
            <w:r>
              <w:t>const</w:t>
            </w:r>
            <w:proofErr w:type="spellEnd"/>
            <w:r w:rsidR="004C636F">
              <w:t>-</w:t>
            </w:r>
            <w:r>
              <w:t>vel</w:t>
            </w:r>
          </w:p>
        </w:tc>
        <w:tc>
          <w:tcPr>
            <w:tcW w:w="1844" w:type="dxa"/>
            <w:vAlign w:val="center"/>
          </w:tcPr>
          <w:p w14:paraId="4C254BAD" w14:textId="4530F771" w:rsidR="00AA67F6" w:rsidRDefault="00AA67F6" w:rsidP="009B698F">
            <w:pPr>
              <w:jc w:val="center"/>
            </w:pPr>
            <w:r>
              <w:t xml:space="preserve">Składowa stała prędkości pojazdu </w:t>
            </w:r>
            <w:r w:rsidR="00917BB5">
              <w:t>NPC</w:t>
            </w:r>
          </w:p>
        </w:tc>
        <w:tc>
          <w:tcPr>
            <w:tcW w:w="2269" w:type="dxa"/>
            <w:vAlign w:val="center"/>
          </w:tcPr>
          <w:p w14:paraId="4DD5034A" w14:textId="23AFB00E" w:rsidR="00AA67F6" w:rsidRDefault="00AA67F6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7FEC06BF" w14:textId="41CA2CD9" w:rsidR="00AA67F6" w:rsidRDefault="00AA67F6" w:rsidP="009B698F">
            <w:pPr>
              <w:jc w:val="center"/>
            </w:pPr>
            <w:r>
              <w:t>10.0</w:t>
            </w:r>
          </w:p>
        </w:tc>
      </w:tr>
      <w:tr w:rsidR="005A0BA7" w14:paraId="74A4B6A5" w14:textId="77777777" w:rsidTr="64E1D111">
        <w:tc>
          <w:tcPr>
            <w:tcW w:w="1469" w:type="dxa"/>
            <w:vAlign w:val="center"/>
          </w:tcPr>
          <w:p w14:paraId="7884DB70" w14:textId="7FE43C6F" w:rsidR="005A0BA7" w:rsidRDefault="00917BB5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1BE34D1A" w14:textId="7AF3C9AE" w:rsidR="005A0BA7" w:rsidRDefault="00917BB5" w:rsidP="009B698F">
            <w:pPr>
              <w:jc w:val="center"/>
            </w:pPr>
            <w:r>
              <w:t>--</w:t>
            </w:r>
            <w:proofErr w:type="spellStart"/>
            <w:r>
              <w:t>amplitude</w:t>
            </w:r>
            <w:proofErr w:type="spellEnd"/>
          </w:p>
        </w:tc>
        <w:tc>
          <w:tcPr>
            <w:tcW w:w="1844" w:type="dxa"/>
            <w:vAlign w:val="center"/>
          </w:tcPr>
          <w:p w14:paraId="7A11AA32" w14:textId="40103DCC" w:rsidR="005A0BA7" w:rsidRDefault="00917BB5" w:rsidP="009B698F">
            <w:pPr>
              <w:jc w:val="center"/>
            </w:pPr>
            <w:r>
              <w:t>Amplituda funkcji prędkości pojazdu NPC</w:t>
            </w:r>
          </w:p>
        </w:tc>
        <w:tc>
          <w:tcPr>
            <w:tcW w:w="2269" w:type="dxa"/>
            <w:vAlign w:val="center"/>
          </w:tcPr>
          <w:p w14:paraId="12BB3282" w14:textId="4AE395D3" w:rsidR="005A0BA7" w:rsidRDefault="00917BB5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328D5FE6" w14:textId="061D7637" w:rsidR="005A0BA7" w:rsidRDefault="00917BB5" w:rsidP="009B698F">
            <w:pPr>
              <w:jc w:val="center"/>
            </w:pPr>
            <w:r>
              <w:t>5.0</w:t>
            </w:r>
          </w:p>
        </w:tc>
      </w:tr>
      <w:tr w:rsidR="00EA0B87" w14:paraId="237497B5" w14:textId="77777777" w:rsidTr="64E1D111">
        <w:tc>
          <w:tcPr>
            <w:tcW w:w="1469" w:type="dxa"/>
            <w:vAlign w:val="center"/>
          </w:tcPr>
          <w:p w14:paraId="1818790C" w14:textId="1F92B0EC" w:rsidR="00EA0B87" w:rsidRDefault="00EA0B87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DE8811F" w14:textId="78EAEA7F" w:rsidR="00EA0B87" w:rsidRDefault="00EA0B87" w:rsidP="009B698F">
            <w:pPr>
              <w:jc w:val="center"/>
            </w:pPr>
            <w:r>
              <w:t>--</w:t>
            </w:r>
            <w:proofErr w:type="spellStart"/>
            <w:r>
              <w:t>freq</w:t>
            </w:r>
            <w:proofErr w:type="spellEnd"/>
          </w:p>
        </w:tc>
        <w:tc>
          <w:tcPr>
            <w:tcW w:w="1844" w:type="dxa"/>
            <w:vAlign w:val="center"/>
          </w:tcPr>
          <w:p w14:paraId="5BAE7234" w14:textId="7033EEF0" w:rsidR="00EA0B87" w:rsidRDefault="4C6396C5" w:rsidP="009B698F">
            <w:pPr>
              <w:jc w:val="center"/>
            </w:pPr>
            <w:commentRangeStart w:id="72"/>
            <w:commentRangeStart w:id="73"/>
            <w:r>
              <w:t xml:space="preserve">Częstotliwość </w:t>
            </w:r>
            <w:r w:rsidR="001D76C8">
              <w:t>zmian</w:t>
            </w:r>
            <w:r>
              <w:t xml:space="preserve"> prędkości poja</w:t>
            </w:r>
            <w:r w:rsidR="00181739">
              <w:t>z</w:t>
            </w:r>
            <w:r>
              <w:t>du NPC</w:t>
            </w:r>
            <w:r w:rsidR="7E26B2BB">
              <w:t xml:space="preserve"> [</w:t>
            </w:r>
            <w:proofErr w:type="spellStart"/>
            <w:r w:rsidR="7E26B2BB">
              <w:t>Hz</w:t>
            </w:r>
            <w:proofErr w:type="spellEnd"/>
            <w:r w:rsidR="7E26B2BB">
              <w:t>]</w:t>
            </w:r>
            <w:commentRangeEnd w:id="72"/>
            <w:r w:rsidR="00EA0B87">
              <w:commentReference w:id="72"/>
            </w:r>
            <w:commentRangeEnd w:id="73"/>
            <w:r w:rsidR="00433177">
              <w:rPr>
                <w:rStyle w:val="Odwoaniedokomentarza"/>
              </w:rPr>
              <w:commentReference w:id="73"/>
            </w:r>
          </w:p>
        </w:tc>
        <w:tc>
          <w:tcPr>
            <w:tcW w:w="2269" w:type="dxa"/>
            <w:vAlign w:val="center"/>
          </w:tcPr>
          <w:p w14:paraId="4E601D1E" w14:textId="673B7968" w:rsidR="00EA0B87" w:rsidRDefault="00EA0B87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849D4C6" w14:textId="465D8888" w:rsidR="00EA0B87" w:rsidRDefault="00EA0B87" w:rsidP="009B698F">
            <w:pPr>
              <w:jc w:val="center"/>
            </w:pPr>
            <w:r>
              <w:t>0.05</w:t>
            </w:r>
          </w:p>
        </w:tc>
      </w:tr>
      <w:tr w:rsidR="00960C69" w14:paraId="6E5549F9" w14:textId="77777777" w:rsidTr="64E1D111">
        <w:tc>
          <w:tcPr>
            <w:tcW w:w="1469" w:type="dxa"/>
            <w:vAlign w:val="center"/>
          </w:tcPr>
          <w:p w14:paraId="0B3A2E48" w14:textId="31ED50B8" w:rsidR="00960C69" w:rsidRDefault="00C52C68" w:rsidP="009B698F">
            <w:pPr>
              <w:jc w:val="center"/>
            </w:pPr>
            <w:r>
              <w:t>-d</w:t>
            </w:r>
          </w:p>
        </w:tc>
        <w:tc>
          <w:tcPr>
            <w:tcW w:w="1404" w:type="dxa"/>
            <w:vAlign w:val="center"/>
          </w:tcPr>
          <w:p w14:paraId="520E2878" w14:textId="616C347A" w:rsidR="00960C69" w:rsidRDefault="00C52C68" w:rsidP="009B698F">
            <w:pPr>
              <w:jc w:val="center"/>
            </w:pPr>
            <w:r>
              <w:t>--</w:t>
            </w:r>
            <w:proofErr w:type="spellStart"/>
            <w:r>
              <w:t>distance</w:t>
            </w:r>
            <w:proofErr w:type="spellEnd"/>
          </w:p>
        </w:tc>
        <w:tc>
          <w:tcPr>
            <w:tcW w:w="1844" w:type="dxa"/>
            <w:vAlign w:val="center"/>
          </w:tcPr>
          <w:p w14:paraId="043352CC" w14:textId="6B71F7B4" w:rsidR="00960C69" w:rsidRDefault="00C52C68" w:rsidP="009B698F">
            <w:pPr>
              <w:jc w:val="center"/>
            </w:pPr>
            <w:r>
              <w:t>Odległość zadana pojazdu ego od pojazdu NPC</w:t>
            </w:r>
            <w:r w:rsidR="00E1478D">
              <w:t xml:space="preserve"> [m]</w:t>
            </w:r>
          </w:p>
        </w:tc>
        <w:tc>
          <w:tcPr>
            <w:tcW w:w="2269" w:type="dxa"/>
            <w:vAlign w:val="center"/>
          </w:tcPr>
          <w:p w14:paraId="3FFC0F5C" w14:textId="260DCD8A" w:rsidR="00960C69" w:rsidRDefault="00A80ADA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43E61F8D" w14:textId="7384805F" w:rsidR="00960C69" w:rsidRDefault="00A80ADA" w:rsidP="009B698F">
            <w:pPr>
              <w:jc w:val="center"/>
            </w:pPr>
            <w:r>
              <w:t>1</w:t>
            </w:r>
            <w:r w:rsidR="00AF2331">
              <w:t>5</w:t>
            </w:r>
            <w:r>
              <w:t>.0</w:t>
            </w:r>
          </w:p>
        </w:tc>
      </w:tr>
      <w:tr w:rsidR="00A11460" w14:paraId="6FA04923" w14:textId="77777777" w:rsidTr="64E1D111">
        <w:tc>
          <w:tcPr>
            <w:tcW w:w="1469" w:type="dxa"/>
            <w:vAlign w:val="center"/>
          </w:tcPr>
          <w:p w14:paraId="7AB4F33C" w14:textId="22330CE2" w:rsidR="00A11460" w:rsidRDefault="00A11460" w:rsidP="00A11460">
            <w:pPr>
              <w:jc w:val="center"/>
            </w:pPr>
            <w:r>
              <w:t>-v</w:t>
            </w:r>
            <w:r w:rsidR="00AF0099">
              <w:t>el</w:t>
            </w:r>
          </w:p>
        </w:tc>
        <w:tc>
          <w:tcPr>
            <w:tcW w:w="1404" w:type="dxa"/>
            <w:vAlign w:val="center"/>
          </w:tcPr>
          <w:p w14:paraId="0AE44920" w14:textId="25D178E6" w:rsidR="00A11460" w:rsidRDefault="00A11460" w:rsidP="00A11460">
            <w:pPr>
              <w:jc w:val="center"/>
            </w:pPr>
            <w:r>
              <w:t>--</w:t>
            </w:r>
            <w:proofErr w:type="spellStart"/>
            <w:r>
              <w:t>velocity</w:t>
            </w:r>
            <w:proofErr w:type="spellEnd"/>
          </w:p>
        </w:tc>
        <w:tc>
          <w:tcPr>
            <w:tcW w:w="1844" w:type="dxa"/>
            <w:vAlign w:val="center"/>
          </w:tcPr>
          <w:p w14:paraId="72D5FBB5" w14:textId="7017DB74" w:rsidR="00A11460" w:rsidRDefault="00A11460" w:rsidP="00A11460">
            <w:pPr>
              <w:jc w:val="center"/>
            </w:pPr>
            <w:r>
              <w:t>Prędkość zadana klasycznego tempomatu pojazdu ego</w:t>
            </w:r>
          </w:p>
        </w:tc>
        <w:tc>
          <w:tcPr>
            <w:tcW w:w="2269" w:type="dxa"/>
            <w:vAlign w:val="center"/>
          </w:tcPr>
          <w:p w14:paraId="1626399B" w14:textId="5E4AF16B" w:rsidR="00A11460" w:rsidRDefault="00A11460" w:rsidP="00A11460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37CA3AF" w14:textId="69C86CDB" w:rsidR="00A11460" w:rsidRDefault="00A11460" w:rsidP="00A11460">
            <w:pPr>
              <w:jc w:val="center"/>
            </w:pPr>
            <w:r>
              <w:t>15.0</w:t>
            </w:r>
          </w:p>
        </w:tc>
      </w:tr>
    </w:tbl>
    <w:p w14:paraId="52AE39C2" w14:textId="23C2F9F2" w:rsidR="00DF7D48" w:rsidRDefault="00DF7D48" w:rsidP="00DF7D48">
      <w:pPr>
        <w:ind w:firstLine="708"/>
        <w:jc w:val="center"/>
      </w:pPr>
    </w:p>
    <w:p w14:paraId="09FB7C47" w14:textId="15B0FCCC" w:rsidR="00AE4C73" w:rsidRDefault="00A67DEA" w:rsidP="00A20D87">
      <w:pPr>
        <w:ind w:firstLine="708"/>
        <w:jc w:val="both"/>
      </w:pPr>
      <w:r>
        <w:t>Kolejnym zestawem argumentów są zmienne wzmocnień poszczególnych części obu regulatorów PID zawartych w układzie regulacji (</w:t>
      </w:r>
      <w:r>
        <w:rPr>
          <w:color w:val="2B579A"/>
          <w:shd w:val="clear" w:color="auto" w:fill="E6E6E6"/>
        </w:rPr>
        <w:fldChar w:fldCharType="begin"/>
      </w:r>
      <w:r>
        <w:instrText xml:space="preserve"> REF _Ref90410553 \h </w:instrText>
      </w:r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6</w:t>
      </w:r>
      <w:r w:rsidR="005C7212">
        <w:t>.</w:t>
      </w:r>
      <w:r w:rsidR="005C7212">
        <w:rPr>
          <w:noProof/>
        </w:rPr>
        <w:t>3</w:t>
      </w:r>
      <w:r>
        <w:rPr>
          <w:color w:val="2B579A"/>
          <w:shd w:val="clear" w:color="auto" w:fill="E6E6E6"/>
        </w:rPr>
        <w:fldChar w:fldCharType="end"/>
      </w:r>
      <w:r>
        <w:t>)</w:t>
      </w:r>
      <w:r w:rsidR="00B95CC2">
        <w:t>.</w:t>
      </w:r>
      <w:r w:rsidR="007B7A7D">
        <w:t xml:space="preserve"> Podawane są one w sposób opisany w tabeli </w:t>
      </w:r>
      <w:proofErr w:type="spellStart"/>
      <w:r w:rsidR="007B7A7D">
        <w:t>x.x</w:t>
      </w:r>
      <w:proofErr w:type="spellEnd"/>
      <w:r w:rsidR="007B7A7D">
        <w:t>.</w:t>
      </w:r>
      <w:r w:rsidR="000C1E91">
        <w:t>, g</w:t>
      </w:r>
      <w:r w:rsidR="00442034">
        <w:t xml:space="preserve">dzie dodatkowo należy wykonać dwa podstawienia określające element docelowy. W miejscu litery ‘x’, określamy strojony regulator, mogą to być wartości ‘v’ dla regulatora prędkości lub ‘d’ dla regulatora odległości. Litera ‘y’ określa, którego członu </w:t>
      </w:r>
      <w:r w:rsidR="00442034">
        <w:lastRenderedPageBreak/>
        <w:t>regulatora dotyczy zmiana wzmocnienia</w:t>
      </w:r>
      <w:r w:rsidR="00BE2A79">
        <w:t>,</w:t>
      </w:r>
      <w:r w:rsidR="007215F4">
        <w:t xml:space="preserve"> są to odpowiednio ‘p’ – część proporcjonalna, ‘i’ – część całkująca oraz ‘d’ część różniczkująca.</w:t>
      </w:r>
    </w:p>
    <w:p w14:paraId="5EE05704" w14:textId="77777777" w:rsidR="007B7A7D" w:rsidRDefault="007B7A7D" w:rsidP="00AE4C73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44"/>
        <w:gridCol w:w="2207"/>
        <w:gridCol w:w="1893"/>
        <w:gridCol w:w="2718"/>
      </w:tblGrid>
      <w:tr w:rsidR="00442034" w14:paraId="6ED3193F" w14:textId="77777777" w:rsidTr="00442034">
        <w:tc>
          <w:tcPr>
            <w:tcW w:w="2244" w:type="dxa"/>
            <w:vAlign w:val="center"/>
          </w:tcPr>
          <w:p w14:paraId="0989BF97" w14:textId="08B55B2D" w:rsidR="00442034" w:rsidRDefault="00442034" w:rsidP="00C77D78">
            <w:pPr>
              <w:jc w:val="center"/>
            </w:pPr>
            <w:r>
              <w:t>Parametr skrócony</w:t>
            </w:r>
          </w:p>
        </w:tc>
        <w:tc>
          <w:tcPr>
            <w:tcW w:w="2207" w:type="dxa"/>
            <w:vAlign w:val="center"/>
          </w:tcPr>
          <w:p w14:paraId="0487AC9F" w14:textId="7D91101B" w:rsidR="00442034" w:rsidRDefault="00442034" w:rsidP="00C77D78">
            <w:pPr>
              <w:jc w:val="center"/>
            </w:pPr>
            <w:r>
              <w:t>Pełna nazwa</w:t>
            </w:r>
          </w:p>
        </w:tc>
        <w:tc>
          <w:tcPr>
            <w:tcW w:w="1893" w:type="dxa"/>
          </w:tcPr>
          <w:p w14:paraId="01A8849D" w14:textId="787BD151" w:rsidR="00442034" w:rsidRDefault="00442034" w:rsidP="00C77D78">
            <w:pPr>
              <w:jc w:val="center"/>
            </w:pPr>
            <w:r>
              <w:t>Opis parametru</w:t>
            </w:r>
          </w:p>
        </w:tc>
        <w:tc>
          <w:tcPr>
            <w:tcW w:w="2718" w:type="dxa"/>
            <w:vAlign w:val="center"/>
          </w:tcPr>
          <w:p w14:paraId="63F5FC0B" w14:textId="30107014" w:rsidR="00442034" w:rsidRDefault="00442034" w:rsidP="00C77D78">
            <w:pPr>
              <w:jc w:val="center"/>
            </w:pPr>
            <w:r>
              <w:t>Wartość</w:t>
            </w:r>
          </w:p>
        </w:tc>
      </w:tr>
      <w:tr w:rsidR="00442034" w14:paraId="0AE1135A" w14:textId="77777777" w:rsidTr="00442034">
        <w:tc>
          <w:tcPr>
            <w:tcW w:w="2244" w:type="dxa"/>
            <w:vAlign w:val="center"/>
          </w:tcPr>
          <w:p w14:paraId="337C6B44" w14:textId="229E36DF" w:rsidR="00442034" w:rsidRDefault="00442034" w:rsidP="00C77D78">
            <w:pPr>
              <w:jc w:val="center"/>
            </w:pPr>
            <w:r>
              <w:t>-</w:t>
            </w:r>
            <w:proofErr w:type="spellStart"/>
            <w:r>
              <w:t>xy</w:t>
            </w:r>
            <w:proofErr w:type="spellEnd"/>
          </w:p>
        </w:tc>
        <w:tc>
          <w:tcPr>
            <w:tcW w:w="2207" w:type="dxa"/>
            <w:vAlign w:val="center"/>
          </w:tcPr>
          <w:p w14:paraId="472BE067" w14:textId="5559F808" w:rsidR="00442034" w:rsidRDefault="00442034" w:rsidP="00C77D78">
            <w:pPr>
              <w:jc w:val="center"/>
            </w:pPr>
            <w:r>
              <w:t>--</w:t>
            </w:r>
            <w:proofErr w:type="spellStart"/>
            <w:r>
              <w:t>pid</w:t>
            </w:r>
            <w:proofErr w:type="spellEnd"/>
            <w:r w:rsidR="005C4B8E">
              <w:t>-</w:t>
            </w:r>
            <w:r>
              <w:t>x</w:t>
            </w:r>
            <w:r w:rsidR="005C4B8E">
              <w:t>-</w:t>
            </w:r>
            <w:r>
              <w:t>y</w:t>
            </w:r>
          </w:p>
        </w:tc>
        <w:tc>
          <w:tcPr>
            <w:tcW w:w="1893" w:type="dxa"/>
            <w:vAlign w:val="center"/>
          </w:tcPr>
          <w:p w14:paraId="0A0550A3" w14:textId="102628B1" w:rsidR="00442034" w:rsidRDefault="00442034" w:rsidP="00442034">
            <w:pPr>
              <w:jc w:val="center"/>
            </w:pPr>
            <w:r>
              <w:t>Wzmocnienie odpowiedniej części regulatora</w:t>
            </w:r>
          </w:p>
        </w:tc>
        <w:tc>
          <w:tcPr>
            <w:tcW w:w="2718" w:type="dxa"/>
            <w:vAlign w:val="center"/>
          </w:tcPr>
          <w:p w14:paraId="794C9AF1" w14:textId="38F42A3E" w:rsidR="00442034" w:rsidRDefault="00442034" w:rsidP="00C77D78">
            <w:pPr>
              <w:jc w:val="center"/>
            </w:pPr>
            <w:r>
              <w:t>Liczba zmiennoprzecinkowa</w:t>
            </w:r>
          </w:p>
        </w:tc>
      </w:tr>
    </w:tbl>
    <w:p w14:paraId="6EBF483F" w14:textId="77777777" w:rsidR="00A20D87" w:rsidRDefault="00A20D87" w:rsidP="006A6837">
      <w:pPr>
        <w:jc w:val="both"/>
      </w:pPr>
    </w:p>
    <w:p w14:paraId="45F7A56F" w14:textId="4E1CC1C6" w:rsidR="00C96DB4" w:rsidRDefault="00C96DB4" w:rsidP="00C96DB4">
      <w:pPr>
        <w:pStyle w:val="Nagwek3"/>
      </w:pPr>
      <w:bookmarkStart w:id="74" w:name="_Toc91700330"/>
      <w:r>
        <w:t>Rozpoczęcie scenariusza</w:t>
      </w:r>
      <w:bookmarkEnd w:id="74"/>
    </w:p>
    <w:p w14:paraId="5807E1F2" w14:textId="768B8625" w:rsidR="00175DAB" w:rsidRPr="00A03452" w:rsidRDefault="00A614CB" w:rsidP="00175DAB">
      <w:pPr>
        <w:ind w:firstLine="708"/>
        <w:jc w:val="both"/>
      </w:pPr>
      <w:r>
        <w:t xml:space="preserve">Po </w:t>
      </w:r>
      <w:proofErr w:type="spellStart"/>
      <w:r>
        <w:t>sparsowaniu</w:t>
      </w:r>
      <w:proofErr w:type="spellEnd"/>
      <w:r>
        <w:t xml:space="preserve"> argumentów wiersza poleceń, do serwera przesyłane jest</w:t>
      </w:r>
      <w:r w:rsidR="00175DAB">
        <w:t xml:space="preserve"> kolejno kilka poleceń przygotowujących otoczenie do badania tempomatu. Pierwszym</w:t>
      </w:r>
      <w:r>
        <w:t xml:space="preserve"> </w:t>
      </w:r>
      <w:r w:rsidR="00175DAB">
        <w:t xml:space="preserve">jest </w:t>
      </w:r>
      <w:r>
        <w:t xml:space="preserve">polecenie wczytania odpowiedniego pliku w formacie </w:t>
      </w:r>
      <w:proofErr w:type="spellStart"/>
      <w:r>
        <w:t>OpenDRIVE</w:t>
      </w:r>
      <w:proofErr w:type="spellEnd"/>
      <w:r>
        <w:t xml:space="preserve"> reprezentującego mapę testową.</w:t>
      </w:r>
      <w:r w:rsidR="00072D1B">
        <w:t xml:space="preserve"> </w:t>
      </w:r>
      <w:r w:rsidR="00175DAB">
        <w:t>Następnie klient ustala pozycję, w której należy instancjonować symulowanych aktorów.</w:t>
      </w:r>
      <w:r w:rsidR="00C94FB2">
        <w:t xml:space="preserve"> Pierwszym aktorem jest agent pojazdu NPC</w:t>
      </w:r>
      <w:r w:rsidR="000E7103">
        <w:t xml:space="preserve">, który </w:t>
      </w:r>
      <w:r w:rsidR="007D24D1">
        <w:t>stanowi</w:t>
      </w:r>
      <w:r w:rsidR="000E7103">
        <w:t xml:space="preserve"> </w:t>
      </w:r>
      <w:r w:rsidR="007D24D1">
        <w:t>wykrywany</w:t>
      </w:r>
      <w:r w:rsidR="000E7103">
        <w:t xml:space="preserve"> </w:t>
      </w:r>
      <w:r w:rsidR="007D24D1">
        <w:t>przez radar obiekt</w:t>
      </w:r>
      <w:r w:rsidR="000E7103">
        <w:t>.</w:t>
      </w:r>
      <w:r w:rsidR="007D24D1">
        <w:t xml:space="preserve"> Dostosowywane są jego parametry startowe i </w:t>
      </w:r>
      <w:r w:rsidR="00916EE1">
        <w:t>nadawana jest mu prędkość i pozycja początkowa.</w:t>
      </w:r>
      <w:r w:rsidR="0043174A">
        <w:t xml:space="preserve"> Po stworzeniu agenta niezależnego inicjowany jest regulowany pojazd ego.</w:t>
      </w:r>
      <w:r w:rsidR="00E24F62">
        <w:t xml:space="preserve"> Ostatnim krokiem przygotowań jest rozpoczęcie wizualizacji w </w:t>
      </w:r>
      <w:r w:rsidR="00570C97">
        <w:t>formie</w:t>
      </w:r>
      <w:r w:rsidR="00E24F62">
        <w:t xml:space="preserve"> </w:t>
      </w:r>
      <w:r w:rsidR="00570C97">
        <w:t>dwuwymiarowej reprezentacji</w:t>
      </w:r>
      <w:r w:rsidR="00E24F62">
        <w:t xml:space="preserve"> obecnej mapy testowej</w:t>
      </w:r>
      <w:r w:rsidR="00A652D6">
        <w:t xml:space="preserve"> (</w:t>
      </w:r>
      <w:r w:rsidR="00A652D6">
        <w:rPr>
          <w:color w:val="2B579A"/>
          <w:shd w:val="clear" w:color="auto" w:fill="E6E6E6"/>
        </w:rPr>
        <w:fldChar w:fldCharType="begin"/>
      </w:r>
      <w:r w:rsidR="00A652D6">
        <w:instrText xml:space="preserve"> REF _Ref90414160 \h </w:instrText>
      </w:r>
      <w:r w:rsidR="00A652D6">
        <w:rPr>
          <w:color w:val="2B579A"/>
          <w:shd w:val="clear" w:color="auto" w:fill="E6E6E6"/>
        </w:rPr>
      </w:r>
      <w:r w:rsidR="00A652D6">
        <w:rPr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7</w:t>
      </w:r>
      <w:r w:rsidR="005C7212">
        <w:t>.</w:t>
      </w:r>
      <w:r w:rsidR="005C7212">
        <w:rPr>
          <w:noProof/>
        </w:rPr>
        <w:t>3</w:t>
      </w:r>
      <w:r w:rsidR="00A652D6">
        <w:rPr>
          <w:color w:val="2B579A"/>
          <w:shd w:val="clear" w:color="auto" w:fill="E6E6E6"/>
        </w:rPr>
        <w:fldChar w:fldCharType="end"/>
      </w:r>
      <w:r w:rsidR="00A652D6">
        <w:t>)</w:t>
      </w:r>
      <w:r w:rsidR="00E24F62">
        <w:t>.</w:t>
      </w:r>
      <w:r w:rsidR="00A03452">
        <w:t xml:space="preserve"> </w:t>
      </w:r>
      <w:r w:rsidR="00570C97">
        <w:t xml:space="preserve">To uproszczenie </w:t>
      </w:r>
      <w:r w:rsidR="007B7C0F">
        <w:t xml:space="preserve">w </w:t>
      </w:r>
      <w:r w:rsidR="00A03452">
        <w:t xml:space="preserve">połączeniu z argumentem wejściowym </w:t>
      </w:r>
      <w:r w:rsidR="00A03452" w:rsidRPr="00A03452">
        <w:rPr>
          <w:b/>
          <w:bCs/>
        </w:rPr>
        <w:t>„--no-rendering”</w:t>
      </w:r>
      <w:r w:rsidR="00A03452">
        <w:t xml:space="preserve"> </w:t>
      </w:r>
      <w:r w:rsidR="007B7C0F">
        <w:t xml:space="preserve">sprawia, że </w:t>
      </w:r>
      <w:r w:rsidR="00A03452">
        <w:t xml:space="preserve">nie jest konieczne posiadanie </w:t>
      </w:r>
      <w:r w:rsidR="00FD7314">
        <w:t>dedykowanego</w:t>
      </w:r>
      <w:r w:rsidR="00A03452">
        <w:t xml:space="preserve"> </w:t>
      </w:r>
      <w:r w:rsidR="00FD7314">
        <w:t>układu</w:t>
      </w:r>
      <w:r w:rsidR="00A03452">
        <w:t xml:space="preserve"> </w:t>
      </w:r>
      <w:r w:rsidR="00FD7314">
        <w:t>graficznego</w:t>
      </w:r>
      <w:r w:rsidR="008F7C85">
        <w:t>,</w:t>
      </w:r>
      <w:r w:rsidR="00A03452">
        <w:t xml:space="preserve"> aby móc komfortowo korzystać z symulatora CARLA.</w:t>
      </w:r>
    </w:p>
    <w:p w14:paraId="766472F8" w14:textId="49A74D3F" w:rsidR="00175DAB" w:rsidRDefault="00175DAB" w:rsidP="00F97B26">
      <w:pPr>
        <w:jc w:val="both"/>
      </w:pPr>
    </w:p>
    <w:p w14:paraId="5EB57AA9" w14:textId="77777777" w:rsidR="00DA1919" w:rsidRDefault="00F97B26" w:rsidP="00DA1919">
      <w:pPr>
        <w:keepNext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1A5FCF0A" wp14:editId="79CD47D6">
            <wp:extent cx="5760720" cy="3378835"/>
            <wp:effectExtent l="0" t="0" r="0" b="0"/>
            <wp:docPr id="17" name="Obraz 17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sprzęt elektroniczny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FAE" w14:textId="1AF6F69B" w:rsidR="00F97B26" w:rsidRDefault="00DA1919" w:rsidP="00DA1919">
      <w:pPr>
        <w:pStyle w:val="Legenda"/>
        <w:jc w:val="center"/>
      </w:pPr>
      <w:bookmarkStart w:id="75" w:name="_Ref90414160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7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3</w:t>
      </w:r>
      <w:r w:rsidR="002D6CF3">
        <w:rPr>
          <w:noProof/>
        </w:rPr>
        <w:fldChar w:fldCharType="end"/>
      </w:r>
      <w:bookmarkEnd w:id="75"/>
      <w:r>
        <w:t xml:space="preserve"> Widok reprezentacji dwuwymiarowej</w:t>
      </w:r>
    </w:p>
    <w:p w14:paraId="586F1F0D" w14:textId="77777777" w:rsidR="00B47C10" w:rsidRPr="00B47C10" w:rsidRDefault="00B47C10" w:rsidP="00B47C10"/>
    <w:p w14:paraId="47CB7DC1" w14:textId="79257F65" w:rsidR="00B47C10" w:rsidRPr="00B47C10" w:rsidRDefault="77C336EF" w:rsidP="008963F9">
      <w:pPr>
        <w:jc w:val="both"/>
      </w:pPr>
      <w:r>
        <w:lastRenderedPageBreak/>
        <w:t xml:space="preserve">Na </w:t>
      </w:r>
      <w:r w:rsidR="39CE0F05">
        <w:t>wizualizacji</w:t>
      </w:r>
      <w:r>
        <w:t xml:space="preserve"> </w:t>
      </w:r>
      <w:r w:rsidR="00AE703F">
        <w:t>(</w:t>
      </w:r>
      <w:r w:rsidR="00DF7FB0">
        <w:fldChar w:fldCharType="begin"/>
      </w:r>
      <w:r w:rsidR="00DF7FB0">
        <w:instrText xml:space="preserve"> REF _Ref90414160 \h </w:instrText>
      </w:r>
      <w:r w:rsidR="00DF7FB0">
        <w:fldChar w:fldCharType="separate"/>
      </w:r>
      <w:r w:rsidR="005C7212">
        <w:t xml:space="preserve">Rysunek </w:t>
      </w:r>
      <w:r w:rsidR="005C7212">
        <w:rPr>
          <w:noProof/>
        </w:rPr>
        <w:t>7</w:t>
      </w:r>
      <w:r w:rsidR="005C7212">
        <w:t>.</w:t>
      </w:r>
      <w:r w:rsidR="005C7212">
        <w:rPr>
          <w:noProof/>
        </w:rPr>
        <w:t>3</w:t>
      </w:r>
      <w:r w:rsidR="00DF7FB0">
        <w:fldChar w:fldCharType="end"/>
      </w:r>
      <w:r w:rsidR="00AE703F">
        <w:t>)</w:t>
      </w:r>
      <w:r w:rsidR="00A443EA">
        <w:t xml:space="preserve"> </w:t>
      </w:r>
      <w:r>
        <w:t>k</w:t>
      </w:r>
      <w:r w:rsidR="0F0341EC">
        <w:t xml:space="preserve">olorem zielonym oznaczony jest pojazd </w:t>
      </w:r>
      <w:commentRangeStart w:id="76"/>
      <w:commentRangeStart w:id="77"/>
      <w:commentRangeStart w:id="78"/>
      <w:r w:rsidR="0F0341EC">
        <w:t>ego</w:t>
      </w:r>
      <w:commentRangeEnd w:id="76"/>
      <w:r w:rsidR="00B21B40">
        <w:commentReference w:id="76"/>
      </w:r>
      <w:commentRangeEnd w:id="77"/>
      <w:r w:rsidR="00C96496">
        <w:rPr>
          <w:rStyle w:val="Odwoaniedokomentarza"/>
        </w:rPr>
        <w:commentReference w:id="77"/>
      </w:r>
      <w:commentRangeEnd w:id="78"/>
      <w:r w:rsidR="00C96496">
        <w:rPr>
          <w:rStyle w:val="Odwoaniedokomentarza"/>
        </w:rPr>
        <w:commentReference w:id="78"/>
      </w:r>
      <w:r w:rsidR="0F0341EC">
        <w:t>,</w:t>
      </w:r>
      <w:r w:rsidR="57BE51A3">
        <w:t xml:space="preserve"> a</w:t>
      </w:r>
      <w:r w:rsidR="0F0341EC">
        <w:t xml:space="preserve"> niebieskim pojazd NPC. Dodatkowo wyświetlane są także informacje na temat aktualnej prędkości i statystyk serwerowych.</w:t>
      </w:r>
    </w:p>
    <w:p w14:paraId="4AD8B5D1" w14:textId="77777777" w:rsidR="00F97B26" w:rsidRDefault="00F97B26" w:rsidP="00F97B26">
      <w:pPr>
        <w:jc w:val="both"/>
      </w:pPr>
    </w:p>
    <w:p w14:paraId="24632B13" w14:textId="736EF407" w:rsidR="00C96DB4" w:rsidRDefault="00C96DB4" w:rsidP="00C96DB4">
      <w:pPr>
        <w:pStyle w:val="Nagwek3"/>
      </w:pPr>
      <w:bookmarkStart w:id="79" w:name="_Toc91700331"/>
      <w:r>
        <w:t>Pętla główna</w:t>
      </w:r>
      <w:bookmarkEnd w:id="79"/>
    </w:p>
    <w:p w14:paraId="43CA4AFE" w14:textId="2713AB87" w:rsidR="009D1B06" w:rsidRDefault="38A87B69" w:rsidP="00AA7656">
      <w:pPr>
        <w:ind w:firstLine="708"/>
        <w:jc w:val="both"/>
      </w:pPr>
      <w:r>
        <w:t>W głównej pętli realizowane są wszystkie kroki aktualizacji</w:t>
      </w:r>
      <w:r w:rsidR="104E50BB">
        <w:t xml:space="preserve">. W związku z korzystaniem z trybu synchronicznego symulacji, jeden z podłączonych klientów ma za zadanie wysłać żądanie kroku symulacyjnego. </w:t>
      </w:r>
      <w:r w:rsidR="00484344">
        <w:t>Podczas inicjalizacji programu ustalan</w:t>
      </w:r>
      <w:r w:rsidR="6F617A16">
        <w:t>a</w:t>
      </w:r>
      <w:r w:rsidR="00484344">
        <w:t xml:space="preserve"> jest długość kroku na bazie podanej liczby klatek na sekundę</w:t>
      </w:r>
      <w:r w:rsidR="69B39BF9">
        <w:t>, domyślnie 30 FPS</w:t>
      </w:r>
      <w:r w:rsidR="00484344">
        <w:t>. Pozwala to na dowolne przyśpieszanie lub zwalnianie symulacji zależnie od potrzeb użytkownika.</w:t>
      </w:r>
      <w:r w:rsidR="56D03062">
        <w:t xml:space="preserve"> </w:t>
      </w:r>
      <w:commentRangeStart w:id="80"/>
      <w:r w:rsidR="287BF7E1">
        <w:t>Po</w:t>
      </w:r>
      <w:r w:rsidR="00F40791">
        <w:t xml:space="preserve"> zakończeniu</w:t>
      </w:r>
      <w:r w:rsidR="287BF7E1">
        <w:t xml:space="preserve"> </w:t>
      </w:r>
      <w:r w:rsidR="007A68AB">
        <w:t xml:space="preserve">procedury </w:t>
      </w:r>
      <w:r w:rsidR="287BF7E1">
        <w:t xml:space="preserve">aktualizacji </w:t>
      </w:r>
      <w:commentRangeEnd w:id="80"/>
      <w:r w:rsidR="00D966CC">
        <w:t xml:space="preserve">symulacji </w:t>
      </w:r>
      <w:r w:rsidR="004353B4">
        <w:commentReference w:id="80"/>
      </w:r>
      <w:r w:rsidR="368B9674">
        <w:t>otrzymujemy nowe informacje o obiektach oraz detekcje ze skonfigurowanych sensorów.</w:t>
      </w:r>
      <w:r w:rsidR="16DBFD59">
        <w:t xml:space="preserve"> Następnie przechodzimy do obliczenia sterowania dla obu pojazdów.</w:t>
      </w:r>
      <w:r w:rsidR="56B98FE3">
        <w:t xml:space="preserve"> Korzystają one z tak zwanych agentów</w:t>
      </w:r>
      <w:r w:rsidR="02D5473B">
        <w:t xml:space="preserve">. </w:t>
      </w:r>
      <w:r w:rsidR="0FDF1BC7">
        <w:t xml:space="preserve">Jest to jeden z wbudowanych w </w:t>
      </w:r>
      <w:r w:rsidR="4DFCF599">
        <w:t>API</w:t>
      </w:r>
      <w:r w:rsidR="0FDF1BC7">
        <w:t xml:space="preserve"> modułów, który pozwala na autonomiczną jazdę </w:t>
      </w:r>
      <w:r w:rsidR="1937B929">
        <w:t>zadanego aktora do wybranego punktu końcowego.</w:t>
      </w:r>
      <w:r w:rsidR="699FD495">
        <w:t xml:space="preserve"> Dla pojazdu ego funkcjonalność kontrolowania przepustnicy i hamulca jest nadpisywana przez zaimplementowany układ regulacji, dzięki temu nie musimy martwić się o z</w:t>
      </w:r>
      <w:r w:rsidR="6E44B6B0">
        <w:t>akręty pojawiające się na obecnej trasie.</w:t>
      </w:r>
    </w:p>
    <w:p w14:paraId="7FADA75E" w14:textId="77777777" w:rsidR="00B94A94" w:rsidRDefault="00B94A94" w:rsidP="009D1B06">
      <w:pPr>
        <w:ind w:firstLine="708"/>
        <w:jc w:val="both"/>
      </w:pPr>
    </w:p>
    <w:p w14:paraId="79C240DF" w14:textId="54FEFE78" w:rsidR="00A26449" w:rsidRDefault="00A26449" w:rsidP="00A26449">
      <w:pPr>
        <w:pStyle w:val="Nagwek3"/>
      </w:pPr>
      <w:bookmarkStart w:id="81" w:name="_Toc91700332"/>
      <w:r>
        <w:t>Zakończenie scenariusza</w:t>
      </w:r>
      <w:bookmarkEnd w:id="81"/>
    </w:p>
    <w:p w14:paraId="127AA78F" w14:textId="77777777" w:rsidR="0056770D" w:rsidRDefault="009F4047" w:rsidP="009A60ED">
      <w:pPr>
        <w:ind w:firstLine="708"/>
        <w:jc w:val="both"/>
      </w:pPr>
      <w:r>
        <w:t xml:space="preserve">W razie wykrycia przerwania użytkownika poprzez klawisz ESC </w:t>
      </w:r>
      <w:r w:rsidR="007420B3">
        <w:t>lub</w:t>
      </w:r>
      <w:r>
        <w:t xml:space="preserve"> sygnał SIGINT w towarzyszącej konsoli, pętla główna zostaje przerwana</w:t>
      </w:r>
      <w:r w:rsidR="005F0C8C">
        <w:t>, a program przechodzi do fazy</w:t>
      </w:r>
      <w:r w:rsidR="007420B3">
        <w:t xml:space="preserve"> </w:t>
      </w:r>
      <w:r w:rsidR="00354290">
        <w:t>wyrejestrowywania aktorów</w:t>
      </w:r>
      <w:r w:rsidR="009C6478">
        <w:t>,</w:t>
      </w:r>
      <w:r w:rsidR="00354290">
        <w:t xml:space="preserve"> przywracania ustaw</w:t>
      </w:r>
      <w:r w:rsidR="00EA44D4">
        <w:t>ień</w:t>
      </w:r>
      <w:r w:rsidR="009C6478">
        <w:t xml:space="preserve"> i dodatkowych operacji związanych z informacjami zebranymi w trakcie działania</w:t>
      </w:r>
      <w:r w:rsidR="00EA44D4">
        <w:t xml:space="preserve">. </w:t>
      </w:r>
    </w:p>
    <w:p w14:paraId="314334C9" w14:textId="1F561877" w:rsidR="0056770D" w:rsidRDefault="001A21E1" w:rsidP="009A60ED">
      <w:pPr>
        <w:ind w:firstLine="708"/>
        <w:jc w:val="both"/>
      </w:pPr>
      <w:r>
        <w:t xml:space="preserve">Aby można było przeprowadzić kolejne testy bez potrzeby restartu symulacji, klient zobowiązany jest do wyrejestrowania wszystkich aktorów i destrukcji obiektów. W przeciwnym wypadku pozostaną oni w środowisku </w:t>
      </w:r>
      <w:r w:rsidR="003031D4">
        <w:t xml:space="preserve">symulacyjnym </w:t>
      </w:r>
      <w:r>
        <w:t xml:space="preserve">do czasu </w:t>
      </w:r>
      <w:r w:rsidR="002F108F">
        <w:t>przeładowania</w:t>
      </w:r>
      <w:r w:rsidR="003031D4">
        <w:t>, skutecznie uniemożliwiając przeprowadzenie innego scenariusza testowego.</w:t>
      </w:r>
      <w:r w:rsidR="009A60ED">
        <w:t xml:space="preserve"> Dodatkowo konfiguracja instancji symulacyjnej zostaje przywrócona do stanu </w:t>
      </w:r>
      <w:r w:rsidR="001D272C">
        <w:t xml:space="preserve">z </w:t>
      </w:r>
      <w:r w:rsidR="009A60ED">
        <w:t>przed uruchomieni</w:t>
      </w:r>
      <w:r w:rsidR="00512C11">
        <w:t>a</w:t>
      </w:r>
      <w:r w:rsidR="0078441F">
        <w:t xml:space="preserve"> </w:t>
      </w:r>
      <w:r w:rsidR="009A60ED">
        <w:t>skryptu.</w:t>
      </w:r>
      <w:r w:rsidR="005D59E4">
        <w:t xml:space="preserve"> </w:t>
      </w:r>
    </w:p>
    <w:p w14:paraId="4A68E88C" w14:textId="03ECF75A" w:rsidR="003771B5" w:rsidRDefault="005D59E4" w:rsidP="009A60ED">
      <w:pPr>
        <w:ind w:firstLine="708"/>
        <w:jc w:val="both"/>
      </w:pPr>
      <w:r>
        <w:t xml:space="preserve">Zaimplementowano także możliwość zapisu zebranych danych o obiektach i regulacji do plików </w:t>
      </w:r>
      <w:proofErr w:type="spellStart"/>
      <w:r>
        <w:t>csv</w:t>
      </w:r>
      <w:proofErr w:type="spellEnd"/>
      <w:r>
        <w:t xml:space="preserve"> za pomocą argumentu wiersza poleceń </w:t>
      </w:r>
      <w:r w:rsidRPr="005D59E4">
        <w:rPr>
          <w:b/>
          <w:bCs/>
        </w:rPr>
        <w:t>„--</w:t>
      </w:r>
      <w:proofErr w:type="spellStart"/>
      <w:r w:rsidRPr="005D59E4">
        <w:rPr>
          <w:b/>
          <w:bCs/>
        </w:rPr>
        <w:t>save_csv</w:t>
      </w:r>
      <w:proofErr w:type="spellEnd"/>
      <w:r w:rsidRPr="005D59E4">
        <w:rPr>
          <w:b/>
          <w:bCs/>
        </w:rPr>
        <w:t>”</w:t>
      </w:r>
      <w:r>
        <w:t xml:space="preserve">. </w:t>
      </w:r>
      <w:r w:rsidR="009C6478">
        <w:t xml:space="preserve">W ramach szybkiej walidacji regulacji </w:t>
      </w:r>
      <w:r w:rsidR="0048693F">
        <w:t xml:space="preserve">są one </w:t>
      </w:r>
      <w:r w:rsidR="009C6478">
        <w:t xml:space="preserve">wyświetlane </w:t>
      </w:r>
      <w:r w:rsidR="0048693F">
        <w:t xml:space="preserve">na wykresach przy pomocy modułu </w:t>
      </w:r>
      <w:proofErr w:type="spellStart"/>
      <w:r w:rsidR="0048693F">
        <w:t>Matplotlib</w:t>
      </w:r>
      <w:proofErr w:type="spellEnd"/>
      <w:r w:rsidR="0048693F">
        <w:t>.</w:t>
      </w:r>
    </w:p>
    <w:p w14:paraId="34D9E70D" w14:textId="2681AFC5" w:rsidR="00DE580F" w:rsidRDefault="00DE580F" w:rsidP="00DE580F">
      <w:pPr>
        <w:jc w:val="both"/>
      </w:pPr>
    </w:p>
    <w:p w14:paraId="5840EE6F" w14:textId="1644454B" w:rsidR="00DE580F" w:rsidRDefault="00DE580F" w:rsidP="00DE580F">
      <w:pPr>
        <w:pStyle w:val="Nagwek2"/>
      </w:pPr>
      <w:bookmarkStart w:id="82" w:name="_Toc91700333"/>
      <w:r>
        <w:t>Moduły składowe</w:t>
      </w:r>
      <w:bookmarkEnd w:id="82"/>
    </w:p>
    <w:p w14:paraId="2C0E133D" w14:textId="4DD9AA47" w:rsidR="00DE580F" w:rsidRDefault="00B06D51" w:rsidP="00004F1F">
      <w:pPr>
        <w:ind w:firstLine="432"/>
        <w:jc w:val="both"/>
      </w:pPr>
      <w:r>
        <w:t>Sercem pracy są trzy moduły</w:t>
      </w:r>
      <w:r w:rsidR="00067CAA">
        <w:t xml:space="preserve"> </w:t>
      </w:r>
      <w:r>
        <w:t>implementuj</w:t>
      </w:r>
      <w:r w:rsidR="0063460D">
        <w:t>ą</w:t>
      </w:r>
      <w:r w:rsidR="00067CAA">
        <w:t>ce</w:t>
      </w:r>
      <w:r>
        <w:t xml:space="preserve"> poszczególne klasy związane z układem regulacj</w:t>
      </w:r>
      <w:r w:rsidR="00FC62A1">
        <w:t>i, które łączy relacja agregacji</w:t>
      </w:r>
      <w:r w:rsidR="00004F1F">
        <w:t xml:space="preserve">. Są to kolejno moduł acc_agent.py implementujący klasę </w:t>
      </w:r>
      <w:proofErr w:type="spellStart"/>
      <w:r w:rsidR="00004F1F">
        <w:t>AccAgent</w:t>
      </w:r>
      <w:proofErr w:type="spellEnd"/>
      <w:r w:rsidR="00004F1F">
        <w:t>, acc.py implementujący klasę ACC oraz pid.py implementujący klasę PID</w:t>
      </w:r>
      <w:r w:rsidR="00BD7392">
        <w:t xml:space="preserve"> (</w:t>
      </w:r>
      <w:r w:rsidR="00BD7392">
        <w:rPr>
          <w:color w:val="2B579A"/>
          <w:shd w:val="clear" w:color="auto" w:fill="E6E6E6"/>
        </w:rPr>
        <w:fldChar w:fldCharType="begin"/>
      </w:r>
      <w:r w:rsidR="00BD7392">
        <w:instrText xml:space="preserve"> REF _Ref90568292 \h </w:instrText>
      </w:r>
      <w:r w:rsidR="00BD7392">
        <w:rPr>
          <w:color w:val="2B579A"/>
          <w:shd w:val="clear" w:color="auto" w:fill="E6E6E6"/>
        </w:rPr>
      </w:r>
      <w:r w:rsidR="00BD7392">
        <w:rPr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7</w:t>
      </w:r>
      <w:r w:rsidR="005C7212">
        <w:t>.</w:t>
      </w:r>
      <w:r w:rsidR="005C7212">
        <w:rPr>
          <w:noProof/>
        </w:rPr>
        <w:t>4</w:t>
      </w:r>
      <w:r w:rsidR="00BD7392">
        <w:rPr>
          <w:color w:val="2B579A"/>
          <w:shd w:val="clear" w:color="auto" w:fill="E6E6E6"/>
        </w:rPr>
        <w:fldChar w:fldCharType="end"/>
      </w:r>
      <w:r w:rsidR="00BD7392">
        <w:t>)</w:t>
      </w:r>
      <w:r w:rsidR="00690B4F">
        <w:t>.</w:t>
      </w:r>
    </w:p>
    <w:p w14:paraId="0F0882B8" w14:textId="77777777" w:rsidR="00DC4BE8" w:rsidRDefault="00DC4BE8" w:rsidP="00004F1F">
      <w:pPr>
        <w:ind w:firstLine="432"/>
        <w:jc w:val="both"/>
        <w:rPr>
          <w:noProof/>
        </w:rPr>
      </w:pPr>
    </w:p>
    <w:p w14:paraId="259680F8" w14:textId="77777777" w:rsidR="00DC4BE8" w:rsidRDefault="00DC4BE8" w:rsidP="00DC4BE8">
      <w:pPr>
        <w:keepNext/>
        <w:ind w:firstLine="432"/>
        <w:jc w:val="center"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7DA0F286" wp14:editId="2E8A9C26">
            <wp:extent cx="5760000" cy="431105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3" t="5735" r="1656" b="7886"/>
                    <a:stretch/>
                  </pic:blipFill>
                  <pic:spPr bwMode="auto">
                    <a:xfrm>
                      <a:off x="0" y="0"/>
                      <a:ext cx="5760000" cy="43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93958" w14:textId="03E5DE62" w:rsidR="00DC4BE8" w:rsidRDefault="00DC4BE8" w:rsidP="00DC4BE8">
      <w:pPr>
        <w:pStyle w:val="Legenda"/>
        <w:jc w:val="center"/>
      </w:pPr>
      <w:bookmarkStart w:id="83" w:name="_Ref90568292"/>
      <w:r>
        <w:t xml:space="preserve">Rysunek </w:t>
      </w:r>
      <w:r w:rsidR="002D6CF3">
        <w:fldChar w:fldCharType="begin"/>
      </w:r>
      <w:r w:rsidR="002D6CF3">
        <w:instrText xml:space="preserve"> STYL</w:instrText>
      </w:r>
      <w:r w:rsidR="002D6CF3">
        <w:instrText xml:space="preserve">EREF 1 \s </w:instrText>
      </w:r>
      <w:r w:rsidR="002D6CF3">
        <w:fldChar w:fldCharType="separate"/>
      </w:r>
      <w:r w:rsidR="005C7212">
        <w:rPr>
          <w:noProof/>
        </w:rPr>
        <w:t>7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bookmarkEnd w:id="83"/>
      <w:r>
        <w:t xml:space="preserve"> Uproszczony diagram UML składowych projektu</w:t>
      </w:r>
    </w:p>
    <w:p w14:paraId="5D7B7520" w14:textId="77777777" w:rsidR="00032FFD" w:rsidRPr="00032FFD" w:rsidRDefault="00032FFD" w:rsidP="00032FFD"/>
    <w:p w14:paraId="03F16604" w14:textId="122E9351" w:rsidR="00587E24" w:rsidRDefault="00587E24" w:rsidP="00587E24">
      <w:pPr>
        <w:pStyle w:val="Nagwek3"/>
      </w:pPr>
      <w:bookmarkStart w:id="84" w:name="_Toc91700334"/>
      <w:r>
        <w:t>Moduł „</w:t>
      </w:r>
      <w:proofErr w:type="spellStart"/>
      <w:r>
        <w:t>acc_agent</w:t>
      </w:r>
      <w:proofErr w:type="spellEnd"/>
      <w:r>
        <w:t>”</w:t>
      </w:r>
      <w:bookmarkEnd w:id="84"/>
    </w:p>
    <w:p w14:paraId="5037AD7C" w14:textId="628FCAA2" w:rsidR="00587E24" w:rsidRDefault="00587E24" w:rsidP="00032FFD">
      <w:pPr>
        <w:ind w:firstLine="432"/>
        <w:jc w:val="both"/>
      </w:pPr>
      <w:r>
        <w:t xml:space="preserve">Moduł ten stanowi nakładkę na wbudowaną w API klasę agenta </w:t>
      </w:r>
      <w:proofErr w:type="spellStart"/>
      <w:r>
        <w:t>BehaviorAgent</w:t>
      </w:r>
      <w:proofErr w:type="spellEnd"/>
      <w:r w:rsidR="00282672">
        <w:t xml:space="preserve"> rozszerzając go o zaimplementowany adaptacyjny tempomat</w:t>
      </w:r>
      <w:r>
        <w:t>.</w:t>
      </w:r>
      <w:r w:rsidR="00912D46">
        <w:t xml:space="preserve"> Funkcja </w:t>
      </w:r>
      <w:proofErr w:type="spellStart"/>
      <w:r w:rsidR="00912D46">
        <w:t>spawn</w:t>
      </w:r>
      <w:proofErr w:type="spellEnd"/>
      <w:r w:rsidR="00912D46">
        <w:t>() ma za zadanie stworzyć instancje obiektów aktora i agenta w środowisku symulacyjnym na bazie zadanych przez skrypt główny parametrów</w:t>
      </w:r>
      <w:r w:rsidR="008A425A">
        <w:t xml:space="preserve"> tj. modelu pojazdu oraz punktu startowego</w:t>
      </w:r>
      <w:r w:rsidR="001B38FF">
        <w:t>.</w:t>
      </w:r>
      <w:r w:rsidR="00912D46">
        <w:t xml:space="preserve"> </w:t>
      </w:r>
      <w:r w:rsidR="00F76CBC">
        <w:t>W każdym kroku pętli głównej wywoływana jest funkcja update, która odpowiada za obliczenie prędkości pojazdu</w:t>
      </w:r>
      <w:r w:rsidR="00162E47">
        <w:t>, obliczenia sterowania kierownic</w:t>
      </w:r>
      <w:r w:rsidR="00C814BD">
        <w:t>y</w:t>
      </w:r>
      <w:r w:rsidR="00162E47">
        <w:t xml:space="preserve"> agenta</w:t>
      </w:r>
      <w:r w:rsidR="0030135C">
        <w:t xml:space="preserve">, zebrania detekcji radarowych </w:t>
      </w:r>
      <w:r w:rsidR="00162E47">
        <w:t xml:space="preserve">oraz </w:t>
      </w:r>
      <w:r w:rsidR="00F76CBC">
        <w:t xml:space="preserve">wykonania kroku modułu adaptacyjnego tempomatu poprzez funkcję </w:t>
      </w:r>
      <w:proofErr w:type="spellStart"/>
      <w:r w:rsidR="00F76CBC">
        <w:t>run_step</w:t>
      </w:r>
      <w:proofErr w:type="spellEnd"/>
      <w:r w:rsidR="00F76CBC">
        <w:t>().</w:t>
      </w:r>
      <w:r w:rsidR="00162E47">
        <w:t xml:space="preserve"> Po skończeniu obliczeń zwracana jest wartość sterowania, która następnie jest aplikowana na aktora.</w:t>
      </w:r>
      <w:r w:rsidR="00E163AB">
        <w:t xml:space="preserve"> Klasa zawiera także stosowne destruktory, których zadaniem jest wyrejestrowanie aktorów.</w:t>
      </w:r>
    </w:p>
    <w:p w14:paraId="7B42EE9B" w14:textId="77777777" w:rsidR="00854936" w:rsidRDefault="00854936" w:rsidP="00032FFD">
      <w:pPr>
        <w:ind w:firstLine="432"/>
        <w:jc w:val="both"/>
      </w:pPr>
    </w:p>
    <w:p w14:paraId="439B9227" w14:textId="5CB4449F" w:rsidR="00854936" w:rsidRDefault="00854936" w:rsidP="00854936">
      <w:pPr>
        <w:pStyle w:val="Nagwek3"/>
      </w:pPr>
      <w:bookmarkStart w:id="85" w:name="_Toc91700335"/>
      <w:r>
        <w:t>Moduł „</w:t>
      </w:r>
      <w:proofErr w:type="spellStart"/>
      <w:r>
        <w:t>acc</w:t>
      </w:r>
      <w:proofErr w:type="spellEnd"/>
      <w:r>
        <w:t>”</w:t>
      </w:r>
      <w:bookmarkEnd w:id="85"/>
    </w:p>
    <w:p w14:paraId="0AB97C34" w14:textId="068E3F8C" w:rsidR="00854936" w:rsidRDefault="00854936" w:rsidP="00D21589">
      <w:pPr>
        <w:ind w:firstLine="432"/>
        <w:jc w:val="both"/>
      </w:pPr>
      <w:r>
        <w:t>Moduł ten implementuje zaprojektowany układ regulacji</w:t>
      </w:r>
      <w:r w:rsidR="00622F54">
        <w:t xml:space="preserve"> (</w:t>
      </w:r>
      <w:r w:rsidR="00622F54">
        <w:rPr>
          <w:color w:val="2B579A"/>
          <w:shd w:val="clear" w:color="auto" w:fill="E6E6E6"/>
        </w:rPr>
        <w:fldChar w:fldCharType="begin"/>
      </w:r>
      <w:r w:rsidR="00622F54">
        <w:instrText xml:space="preserve"> REF _Ref90410553 \h </w:instrText>
      </w:r>
      <w:r w:rsidR="00622F54">
        <w:rPr>
          <w:color w:val="2B579A"/>
          <w:shd w:val="clear" w:color="auto" w:fill="E6E6E6"/>
        </w:rPr>
      </w:r>
      <w:r w:rsidR="00622F54">
        <w:rPr>
          <w:color w:val="2B579A"/>
          <w:shd w:val="clear" w:color="auto" w:fill="E6E6E6"/>
        </w:rPr>
        <w:fldChar w:fldCharType="separate"/>
      </w:r>
      <w:r w:rsidR="005C7212">
        <w:t xml:space="preserve">Rysunek </w:t>
      </w:r>
      <w:r w:rsidR="005C7212">
        <w:rPr>
          <w:noProof/>
        </w:rPr>
        <w:t>6</w:t>
      </w:r>
      <w:r w:rsidR="005C7212">
        <w:t>.</w:t>
      </w:r>
      <w:r w:rsidR="005C7212">
        <w:rPr>
          <w:noProof/>
        </w:rPr>
        <w:t>3</w:t>
      </w:r>
      <w:r w:rsidR="00622F54">
        <w:rPr>
          <w:color w:val="2B579A"/>
          <w:shd w:val="clear" w:color="auto" w:fill="E6E6E6"/>
        </w:rPr>
        <w:fldChar w:fldCharType="end"/>
      </w:r>
      <w:r w:rsidR="00622F54">
        <w:t xml:space="preserve">). </w:t>
      </w:r>
      <w:r w:rsidR="00272D25">
        <w:t>Wejściowo do obiektu klasy ACC przekazywane są wszystkie detekcje radarowe pobrane przez agenta</w:t>
      </w:r>
      <w:r w:rsidR="00282672">
        <w:t xml:space="preserve">, które </w:t>
      </w:r>
      <w:r w:rsidR="007D0736">
        <w:t>po procesie filtracji</w:t>
      </w:r>
      <w:r w:rsidR="00282672">
        <w:t xml:space="preserve"> są </w:t>
      </w:r>
      <w:r w:rsidR="007D0736">
        <w:t>używane</w:t>
      </w:r>
      <w:r w:rsidR="00282672">
        <w:t xml:space="preserve"> </w:t>
      </w:r>
      <w:r w:rsidR="007D0736">
        <w:t>do kalkulacji uchybów regulacji</w:t>
      </w:r>
      <w:r w:rsidR="00056CA5">
        <w:t xml:space="preserve"> w procesie aktualizacji</w:t>
      </w:r>
      <w:r w:rsidR="00B86B9C">
        <w:t>. Je</w:t>
      </w:r>
      <w:r w:rsidR="005746E0">
        <w:t>go</w:t>
      </w:r>
      <w:r w:rsidR="00B86B9C">
        <w:t xml:space="preserve"> zadaniem jest także przełączanie pomiędzy trybem klasycznym i adaptacyjnym.</w:t>
      </w:r>
    </w:p>
    <w:p w14:paraId="34271F02" w14:textId="0BFC9D58" w:rsidR="006E1E00" w:rsidRDefault="006E1E00" w:rsidP="006E1E00">
      <w:pPr>
        <w:jc w:val="both"/>
      </w:pPr>
    </w:p>
    <w:p w14:paraId="752CF49C" w14:textId="0F87B343" w:rsidR="006E1E00" w:rsidRDefault="006E1E00" w:rsidP="006E1E00">
      <w:pPr>
        <w:pStyle w:val="Nagwek3"/>
      </w:pPr>
      <w:bookmarkStart w:id="86" w:name="_Toc91700336"/>
      <w:r>
        <w:lastRenderedPageBreak/>
        <w:t>Moduł „</w:t>
      </w:r>
      <w:proofErr w:type="spellStart"/>
      <w:r>
        <w:t>pid</w:t>
      </w:r>
      <w:proofErr w:type="spellEnd"/>
      <w:r>
        <w:t>”</w:t>
      </w:r>
      <w:bookmarkEnd w:id="86"/>
    </w:p>
    <w:p w14:paraId="63F4C1AB" w14:textId="20B0D6BB" w:rsidR="006E1E00" w:rsidRPr="006E1E00" w:rsidRDefault="006E1E00" w:rsidP="007751F2">
      <w:pPr>
        <w:ind w:firstLine="432"/>
        <w:jc w:val="both"/>
      </w:pPr>
      <w:r>
        <w:t>Moduł ten stanowi implementację pojedynczego dyskretnego regulatora PID.</w:t>
      </w:r>
      <w:r w:rsidR="00166C8B">
        <w:t xml:space="preserve"> </w:t>
      </w:r>
      <w:r w:rsidR="00C81667">
        <w:t>Głównymi atrybutami są</w:t>
      </w:r>
      <w:r w:rsidR="00166C8B">
        <w:t xml:space="preserve"> parametry składowych regulatora</w:t>
      </w:r>
      <w:r w:rsidR="00DC21C7">
        <w:t xml:space="preserve"> i zapisane wartości zmiennych z poprzedniej iteracji.</w:t>
      </w:r>
      <w:r w:rsidR="00306105">
        <w:t xml:space="preserve"> Posiada tylko jedną funkcję step(), która wykonuje krok </w:t>
      </w:r>
      <w:r w:rsidR="00671977">
        <w:t>obliczenia sterowania na bazie danych uchybów regulacji z nadrzędnego obiektu klasy ACC oraz wewnętrznych zmiennych.</w:t>
      </w:r>
    </w:p>
    <w:p w14:paraId="7D4EAA22" w14:textId="55DF967B" w:rsidR="00BF1DD4" w:rsidRDefault="008B0500" w:rsidP="008B0500">
      <w:pPr>
        <w:pStyle w:val="Nagwek1"/>
      </w:pPr>
      <w:bookmarkStart w:id="87" w:name="_Toc91700337"/>
      <w:r>
        <w:t>Scenariusze testowe i testy regulacji</w:t>
      </w:r>
      <w:bookmarkEnd w:id="87"/>
    </w:p>
    <w:p w14:paraId="04955A4C" w14:textId="52D1BF40" w:rsidR="00593BB2" w:rsidRDefault="00593BB2" w:rsidP="00F243A8">
      <w:pPr>
        <w:ind w:firstLine="432"/>
        <w:jc w:val="both"/>
      </w:pPr>
      <w:r>
        <w:t xml:space="preserve">W celu </w:t>
      </w:r>
      <w:r w:rsidR="00172B19">
        <w:t xml:space="preserve">przyśpieszenia testowania </w:t>
      </w:r>
      <w:r w:rsidR="002F6A6D">
        <w:t>układu regula</w:t>
      </w:r>
      <w:r w:rsidR="0077237F">
        <w:t xml:space="preserve">cji wszystkie testy zostały przeprowadzone używając domyślnych parametrów regulatorów. </w:t>
      </w:r>
      <w:r w:rsidR="00860CC1">
        <w:t xml:space="preserve">Ich wartości </w:t>
      </w:r>
      <w:r w:rsidR="00053FC4">
        <w:t xml:space="preserve"> zawarte w tabeli </w:t>
      </w:r>
      <w:proofErr w:type="spellStart"/>
      <w:r w:rsidR="00053FC4">
        <w:t>x.x</w:t>
      </w:r>
      <w:proofErr w:type="spellEnd"/>
      <w:r w:rsidR="00053FC4">
        <w:t xml:space="preserve"> </w:t>
      </w:r>
      <w:r w:rsidR="00860CC1">
        <w:t xml:space="preserve">zostały wyznaczone drogą eksperymentalną na bazie dziesiątek </w:t>
      </w:r>
      <w:r w:rsidR="00691C07">
        <w:t>przebiegów symulacyjnych</w:t>
      </w:r>
      <w:r w:rsidR="00F147D8">
        <w:t>.</w:t>
      </w:r>
    </w:p>
    <w:p w14:paraId="7AE3052B" w14:textId="77777777" w:rsidR="00EC3E02" w:rsidRDefault="00EC3E02" w:rsidP="00F243A8">
      <w:pPr>
        <w:ind w:firstLine="432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3E02" w14:paraId="1D4ED9A3" w14:textId="77777777" w:rsidTr="000D348F">
        <w:tc>
          <w:tcPr>
            <w:tcW w:w="2265" w:type="dxa"/>
            <w:vAlign w:val="center"/>
          </w:tcPr>
          <w:p w14:paraId="24EC749C" w14:textId="38F45214" w:rsidR="00EC3E02" w:rsidRDefault="006744DE" w:rsidP="000D348F">
            <w:pPr>
              <w:jc w:val="center"/>
            </w:pPr>
            <w:r>
              <w:t>Regulator</w:t>
            </w:r>
          </w:p>
        </w:tc>
        <w:tc>
          <w:tcPr>
            <w:tcW w:w="2265" w:type="dxa"/>
            <w:vAlign w:val="center"/>
          </w:tcPr>
          <w:p w14:paraId="1E4251B3" w14:textId="60894428" w:rsidR="00EC3E02" w:rsidRDefault="00EC3E02" w:rsidP="000D348F">
            <w:pPr>
              <w:jc w:val="center"/>
            </w:pPr>
            <w:r>
              <w:t>Wzmocnienie P</w:t>
            </w:r>
          </w:p>
        </w:tc>
        <w:tc>
          <w:tcPr>
            <w:tcW w:w="2266" w:type="dxa"/>
            <w:vAlign w:val="center"/>
          </w:tcPr>
          <w:p w14:paraId="71450F60" w14:textId="751292A9" w:rsidR="00EC3E02" w:rsidRDefault="00EC3E02" w:rsidP="000D348F">
            <w:pPr>
              <w:jc w:val="center"/>
            </w:pPr>
            <w:r>
              <w:t>Wzmocnienie I</w:t>
            </w:r>
          </w:p>
        </w:tc>
        <w:tc>
          <w:tcPr>
            <w:tcW w:w="2266" w:type="dxa"/>
            <w:vAlign w:val="center"/>
          </w:tcPr>
          <w:p w14:paraId="016BBD6E" w14:textId="3DB4130A" w:rsidR="00EC3E02" w:rsidRDefault="00EC3E02" w:rsidP="000D348F">
            <w:pPr>
              <w:jc w:val="center"/>
            </w:pPr>
            <w:r>
              <w:t>Wzmocnienie D</w:t>
            </w:r>
          </w:p>
        </w:tc>
      </w:tr>
      <w:tr w:rsidR="00EC3E02" w14:paraId="587C7928" w14:textId="77777777" w:rsidTr="000D348F">
        <w:tc>
          <w:tcPr>
            <w:tcW w:w="2265" w:type="dxa"/>
            <w:vAlign w:val="center"/>
          </w:tcPr>
          <w:p w14:paraId="7500104A" w14:textId="7AFE8582" w:rsidR="00EC3E02" w:rsidRDefault="00EC3E02" w:rsidP="000D348F">
            <w:pPr>
              <w:jc w:val="center"/>
            </w:pPr>
            <w:r>
              <w:t>Prędkości</w:t>
            </w:r>
          </w:p>
        </w:tc>
        <w:tc>
          <w:tcPr>
            <w:tcW w:w="2265" w:type="dxa"/>
            <w:vAlign w:val="center"/>
          </w:tcPr>
          <w:p w14:paraId="1E7DD691" w14:textId="5E23984F" w:rsidR="00EC3E02" w:rsidRDefault="00184F7D" w:rsidP="000D348F">
            <w:pPr>
              <w:jc w:val="center"/>
            </w:pPr>
            <w:r>
              <w:t>0.13</w:t>
            </w:r>
          </w:p>
        </w:tc>
        <w:tc>
          <w:tcPr>
            <w:tcW w:w="2266" w:type="dxa"/>
            <w:vAlign w:val="center"/>
          </w:tcPr>
          <w:p w14:paraId="5C9D354B" w14:textId="7E7AF9D6" w:rsidR="00EC3E02" w:rsidRDefault="000D348F" w:rsidP="000D348F">
            <w:pPr>
              <w:jc w:val="center"/>
            </w:pPr>
            <w:r>
              <w:t>0.03</w:t>
            </w:r>
          </w:p>
        </w:tc>
        <w:tc>
          <w:tcPr>
            <w:tcW w:w="2266" w:type="dxa"/>
            <w:vAlign w:val="center"/>
          </w:tcPr>
          <w:p w14:paraId="16125611" w14:textId="0308E888" w:rsidR="00EC3E02" w:rsidRDefault="000D348F" w:rsidP="000D348F">
            <w:pPr>
              <w:jc w:val="center"/>
            </w:pPr>
            <w:r>
              <w:t>0.1</w:t>
            </w:r>
          </w:p>
        </w:tc>
      </w:tr>
      <w:tr w:rsidR="00EC3E02" w14:paraId="0B6D3E4D" w14:textId="77777777" w:rsidTr="000D348F">
        <w:tc>
          <w:tcPr>
            <w:tcW w:w="2265" w:type="dxa"/>
            <w:vAlign w:val="center"/>
          </w:tcPr>
          <w:p w14:paraId="3A40C91A" w14:textId="353C3407" w:rsidR="00EC3E02" w:rsidRDefault="00EC3E02" w:rsidP="000D348F">
            <w:pPr>
              <w:jc w:val="center"/>
            </w:pPr>
            <w:r>
              <w:t>Odległości</w:t>
            </w:r>
          </w:p>
        </w:tc>
        <w:tc>
          <w:tcPr>
            <w:tcW w:w="2265" w:type="dxa"/>
            <w:vAlign w:val="center"/>
          </w:tcPr>
          <w:p w14:paraId="626FAE8E" w14:textId="4710C3C4" w:rsidR="00EC3E02" w:rsidRDefault="000D348F" w:rsidP="000D348F">
            <w:pPr>
              <w:jc w:val="center"/>
            </w:pPr>
            <w:r>
              <w:t>0.03</w:t>
            </w:r>
          </w:p>
        </w:tc>
        <w:tc>
          <w:tcPr>
            <w:tcW w:w="2266" w:type="dxa"/>
            <w:vAlign w:val="center"/>
          </w:tcPr>
          <w:p w14:paraId="71885BB1" w14:textId="7045534C" w:rsidR="00EC3E02" w:rsidRDefault="000D348F" w:rsidP="000D348F">
            <w:pPr>
              <w:jc w:val="center"/>
            </w:pPr>
            <w:r>
              <w:t>0.001</w:t>
            </w:r>
          </w:p>
        </w:tc>
        <w:tc>
          <w:tcPr>
            <w:tcW w:w="2266" w:type="dxa"/>
            <w:vAlign w:val="center"/>
          </w:tcPr>
          <w:p w14:paraId="17329AE7" w14:textId="7CD09155" w:rsidR="00EC3E02" w:rsidRDefault="000D348F" w:rsidP="000D348F">
            <w:pPr>
              <w:jc w:val="center"/>
            </w:pPr>
            <w:r>
              <w:t>0.1</w:t>
            </w:r>
          </w:p>
        </w:tc>
      </w:tr>
    </w:tbl>
    <w:p w14:paraId="7D9CDD72" w14:textId="2D036F6D" w:rsidR="001631A9" w:rsidRDefault="009B2FAF" w:rsidP="001631A9">
      <w:pPr>
        <w:pStyle w:val="Nagwek2"/>
      </w:pPr>
      <w:bookmarkStart w:id="88" w:name="_Toc91700338"/>
      <w:r>
        <w:t>Przygotowane ś</w:t>
      </w:r>
      <w:r w:rsidR="001631A9">
        <w:t>rodowiska testowe</w:t>
      </w:r>
      <w:bookmarkEnd w:id="88"/>
    </w:p>
    <w:p w14:paraId="765D57BA" w14:textId="76F49CC7" w:rsidR="007E1638" w:rsidRDefault="001631A9" w:rsidP="001631A9">
      <w:pPr>
        <w:jc w:val="both"/>
      </w:pPr>
      <w:r>
        <w:t>W ramach pracy przygotowano trzy zróżnicowane środowiska testowe. Pierwsze środowisko zawiera dwa długie odcinki połączone łukami zamykające trasę</w:t>
      </w:r>
      <w:r w:rsidR="00CA4F1F">
        <w:t xml:space="preserve"> w zamkniętą pętlę. Proste odcinki symulują warunki dróg szybkiego ruchu i autostrad</w:t>
      </w:r>
      <w:r>
        <w:t xml:space="preserve">. </w:t>
      </w:r>
      <w:r w:rsidR="00CA4F1F">
        <w:t>Drugie środowisko jest zamkniętą trasą z wieloma zakrętami o małej krzywiźnie</w:t>
      </w:r>
      <w:r w:rsidR="00723D79">
        <w:t xml:space="preserve">, co pozwala na testy w warunkach dróg poza strefami zabudowanymi. </w:t>
      </w:r>
      <w:r w:rsidR="007E1638">
        <w:t xml:space="preserve">Trzecim środowiskiem jest trasa o </w:t>
      </w:r>
      <w:r w:rsidR="00CA7115">
        <w:t>kilku</w:t>
      </w:r>
      <w:r w:rsidR="007E1638">
        <w:t xml:space="preserve"> </w:t>
      </w:r>
      <w:r w:rsidR="005A045F">
        <w:t xml:space="preserve">ostrych </w:t>
      </w:r>
      <w:r w:rsidR="007E1638">
        <w:t>zakrętach, która imituje warunki miejskie.</w:t>
      </w:r>
    </w:p>
    <w:p w14:paraId="5CE987B8" w14:textId="77777777" w:rsidR="00A815AF" w:rsidRDefault="00A815AF" w:rsidP="001631A9">
      <w:pPr>
        <w:jc w:val="both"/>
      </w:pPr>
    </w:p>
    <w:p w14:paraId="5D4568F3" w14:textId="4FB60321" w:rsidR="008270F2" w:rsidRDefault="00A815AF" w:rsidP="008270F2">
      <w:pPr>
        <w:keepNext/>
        <w:jc w:val="center"/>
      </w:pPr>
      <w:r w:rsidRPr="00A815AF"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4C956E15" wp14:editId="350ED02D">
            <wp:extent cx="4320000" cy="3814762"/>
            <wp:effectExtent l="0" t="0" r="4445" b="0"/>
            <wp:docPr id="18" name="Obraz 18" descr="Obraz zawierający lustr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lustro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1476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E012F2" w14:textId="37CBAA17" w:rsidR="001631A9" w:rsidRDefault="00A815AF" w:rsidP="00A815AF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</w:instrText>
      </w:r>
      <w:r w:rsidR="002D6CF3">
        <w:instrText xml:space="preserve"> </w:instrText>
      </w:r>
      <w:r w:rsidR="002D6CF3">
        <w:fldChar w:fldCharType="separate"/>
      </w:r>
      <w:r w:rsidR="005C7212">
        <w:rPr>
          <w:noProof/>
        </w:rPr>
        <w:t>1</w:t>
      </w:r>
      <w:r w:rsidR="002D6CF3">
        <w:rPr>
          <w:noProof/>
        </w:rPr>
        <w:fldChar w:fldCharType="end"/>
      </w:r>
      <w:r>
        <w:t xml:space="preserve"> Przykład trasy - środowisko miejskie (otoczenie nr. 3)</w:t>
      </w:r>
    </w:p>
    <w:p w14:paraId="4B236B50" w14:textId="5709EB43" w:rsidR="008270F2" w:rsidRDefault="008270F2" w:rsidP="008270F2"/>
    <w:p w14:paraId="32933E7F" w14:textId="153EF8EA" w:rsidR="008270F2" w:rsidRDefault="008270F2" w:rsidP="008270F2">
      <w:pPr>
        <w:pStyle w:val="Nagwek2"/>
        <w:jc w:val="both"/>
      </w:pPr>
      <w:bookmarkStart w:id="89" w:name="_Toc91700339"/>
      <w:r>
        <w:t>Zachowanie agenta NPC</w:t>
      </w:r>
      <w:bookmarkEnd w:id="89"/>
    </w:p>
    <w:p w14:paraId="675CA87E" w14:textId="5A56C0FE" w:rsidR="00E416A6" w:rsidRDefault="008270F2" w:rsidP="00E416A6">
      <w:pPr>
        <w:ind w:firstLine="432"/>
        <w:jc w:val="both"/>
      </w:pPr>
      <w:r>
        <w:t xml:space="preserve">W celu przetestowania układu regulacji w zmiennych warunkach, nie zależnych jedynie od drogi, po której poruszają się pojazdy, pojazd agenta niezależnego może zmieniać swoją prędkość w czasie. Kontrola zachowania odbywa się w sposób opisany w rozdziale </w:t>
      </w:r>
      <w:r>
        <w:rPr>
          <w:color w:val="2B579A"/>
          <w:shd w:val="clear" w:color="auto" w:fill="E6E6E6"/>
        </w:rPr>
        <w:fldChar w:fldCharType="begin"/>
      </w:r>
      <w:r>
        <w:instrText xml:space="preserve"> REF _Ref90581273 \w \h </w:instrText>
      </w:r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r w:rsidR="005C7212">
        <w:t>7.1.1</w:t>
      </w:r>
      <w:r>
        <w:rPr>
          <w:color w:val="2B579A"/>
          <w:shd w:val="clear" w:color="auto" w:fill="E6E6E6"/>
        </w:rPr>
        <w:fldChar w:fldCharType="end"/>
      </w:r>
      <w:r w:rsidR="009528A3">
        <w:t>.</w:t>
      </w:r>
      <w:r w:rsidR="00927083">
        <w:t xml:space="preserve"> Użytkownik może zadać jedną z trzech funkcji prędkości. </w:t>
      </w:r>
      <w:r w:rsidR="005121EB">
        <w:t xml:space="preserve">Pierwszą, a zarazem domyślną, jest wartość stała, </w:t>
      </w:r>
      <w:r w:rsidR="000359B6">
        <w:t>pojazd utrzymuje stałą prędkość na całej trasie.</w:t>
      </w:r>
      <w:r w:rsidR="007D0634">
        <w:t xml:space="preserve"> Drugą funkcją jest funkcja sinusoidalna. </w:t>
      </w:r>
      <w:r w:rsidR="00A91820">
        <w:t>Możliwa jest zmiana wszystkich parametrów tej funkcji: amplitudy, częstotliwości oraz składowej stałej.</w:t>
      </w:r>
      <w:r w:rsidR="00BA018C">
        <w:t xml:space="preserve"> Analogicznie do funkcji sinusoidalnej zaimplementowano funkcję prostokątną. </w:t>
      </w:r>
      <w:r w:rsidR="00CE21F0">
        <w:t>Należy pamiętać, że pojazd jest jedynie dąży do zadanej w danym momencie prędkości, wszelkie nagłe zmiany obarczone są błędem wynikającym z symulacyjnego modelu pojazdu</w:t>
      </w:r>
      <w:r w:rsidR="006D42DB">
        <w:t>, co jest najbardziej zauważalne w przypadku funkcji prostokątnej.</w:t>
      </w:r>
    </w:p>
    <w:p w14:paraId="6DC297C7" w14:textId="77777777" w:rsidR="00505B80" w:rsidRDefault="004E2673" w:rsidP="00505B80">
      <w:pPr>
        <w:keepNext/>
        <w:ind w:firstLine="432"/>
        <w:jc w:val="center"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7B75AA71" wp14:editId="3704A528">
            <wp:extent cx="3600000" cy="2919382"/>
            <wp:effectExtent l="0" t="0" r="63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" t="6587" r="9417"/>
                    <a:stretch/>
                  </pic:blipFill>
                  <pic:spPr bwMode="auto">
                    <a:xfrm>
                      <a:off x="0" y="0"/>
                      <a:ext cx="3600000" cy="29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43D2" w14:textId="2A73EBA8" w:rsidR="004E2673" w:rsidRDefault="00505B80" w:rsidP="00505B80">
      <w:pPr>
        <w:pStyle w:val="Legenda"/>
        <w:jc w:val="center"/>
      </w:pPr>
      <w:bookmarkStart w:id="90" w:name="_Ref91445030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2</w:t>
      </w:r>
      <w:r w:rsidR="002D6CF3">
        <w:rPr>
          <w:noProof/>
        </w:rPr>
        <w:fldChar w:fldCharType="end"/>
      </w:r>
      <w:bookmarkEnd w:id="90"/>
      <w:r>
        <w:t xml:space="preserve"> Przebieg prędkości niezależnego agenta w zadanej funkcji sinusoidalnej</w:t>
      </w:r>
    </w:p>
    <w:p w14:paraId="745E0284" w14:textId="77777777" w:rsidR="004E2673" w:rsidRDefault="004E2673" w:rsidP="004E2673">
      <w:pPr>
        <w:ind w:firstLine="432"/>
        <w:jc w:val="center"/>
      </w:pPr>
    </w:p>
    <w:p w14:paraId="78C7C8B0" w14:textId="77777777" w:rsidR="00505B80" w:rsidRDefault="00E416A6" w:rsidP="00505B80">
      <w:pPr>
        <w:keepNext/>
        <w:ind w:firstLine="432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2F9B2E8" wp14:editId="2CA08F8C">
            <wp:extent cx="3600000" cy="2921048"/>
            <wp:effectExtent l="0" t="0" r="63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 t="6388" r="9134"/>
                    <a:stretch/>
                  </pic:blipFill>
                  <pic:spPr bwMode="auto">
                    <a:xfrm>
                      <a:off x="0" y="0"/>
                      <a:ext cx="3600000" cy="29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4B90" w14:textId="45AD3744" w:rsidR="005E7C76" w:rsidRDefault="00505B80" w:rsidP="00505B80">
      <w:pPr>
        <w:pStyle w:val="Legenda"/>
        <w:jc w:val="center"/>
      </w:pPr>
      <w:bookmarkStart w:id="91" w:name="_Ref91445046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3</w:t>
      </w:r>
      <w:r w:rsidR="002D6CF3">
        <w:rPr>
          <w:noProof/>
        </w:rPr>
        <w:fldChar w:fldCharType="end"/>
      </w:r>
      <w:bookmarkEnd w:id="91"/>
      <w:r>
        <w:t xml:space="preserve"> Przebieg prędkości niezależnego agenta w zadanej funkcji prostokątnej</w:t>
      </w:r>
    </w:p>
    <w:p w14:paraId="0D734BE4" w14:textId="1C139F58" w:rsidR="000F048C" w:rsidRDefault="00234B5D" w:rsidP="000F048C">
      <w:pPr>
        <w:pStyle w:val="Nagwek2"/>
      </w:pPr>
      <w:bookmarkStart w:id="92" w:name="_Toc91700340"/>
      <w:r>
        <w:t>Scenariusz #1 – tempomat klasyczny</w:t>
      </w:r>
      <w:bookmarkEnd w:id="92"/>
    </w:p>
    <w:p w14:paraId="76CB1503" w14:textId="6699B5DC" w:rsidR="00234B5D" w:rsidRDefault="00044D61" w:rsidP="002A5A1B">
      <w:pPr>
        <w:ind w:firstLine="578"/>
        <w:jc w:val="both"/>
      </w:pPr>
      <w:r>
        <w:t xml:space="preserve">W celu sprawdzenia poprawności </w:t>
      </w:r>
      <w:r w:rsidR="006C55E6">
        <w:t xml:space="preserve">działania </w:t>
      </w:r>
      <w:r>
        <w:t xml:space="preserve">całego układu regulacji należy w pierwszej kolejności przeprowadzić test części </w:t>
      </w:r>
      <w:r w:rsidR="00450E56">
        <w:t>klasycznej tempomatu</w:t>
      </w:r>
      <w:r w:rsidR="006C55E6">
        <w:t xml:space="preserve">, która jest odpowiedzialna </w:t>
      </w:r>
      <w:r w:rsidR="00450E56">
        <w:t>jedynie za utrzymywanie zadanej prędkości. W tym celu za pomocą jednego z parametrów wejściowych „--no-</w:t>
      </w:r>
      <w:proofErr w:type="spellStart"/>
      <w:r w:rsidR="00450E56">
        <w:t>npc</w:t>
      </w:r>
      <w:proofErr w:type="spellEnd"/>
      <w:r w:rsidR="00450E56">
        <w:t xml:space="preserve">” </w:t>
      </w:r>
      <w:r w:rsidR="008234ED">
        <w:t>usunięto pojazd poprzedzający</w:t>
      </w:r>
      <w:r w:rsidR="00615FF3">
        <w:t>,</w:t>
      </w:r>
      <w:r w:rsidR="008234ED">
        <w:t xml:space="preserve"> tym samym niwelując detekcje radarowe w </w:t>
      </w:r>
      <w:r w:rsidR="00BC271D">
        <w:t>systemie pojazdu</w:t>
      </w:r>
      <w:r w:rsidR="008234ED">
        <w:t xml:space="preserve"> ego i wymuszenie przełączenia</w:t>
      </w:r>
      <w:r w:rsidR="00BC271D">
        <w:t xml:space="preserve"> tempomatu</w:t>
      </w:r>
      <w:r w:rsidR="008234ED">
        <w:t xml:space="preserve"> w tryb klasyczny. </w:t>
      </w:r>
      <w:r w:rsidR="00992CF4">
        <w:t>Test został przeprowadzony na prostym odcinku drogi</w:t>
      </w:r>
      <w:r w:rsidR="00A02305">
        <w:t xml:space="preserve"> znajdującym się na mapie nr 1.</w:t>
      </w:r>
      <w:r w:rsidR="00740E8C">
        <w:t xml:space="preserve"> Prędkość zadana pojazdu została ustalona na 15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740E8C">
        <w:t>.</w:t>
      </w:r>
    </w:p>
    <w:p w14:paraId="081C7185" w14:textId="48CECD66" w:rsidR="00625114" w:rsidRDefault="00625114" w:rsidP="00044D61">
      <w:pPr>
        <w:jc w:val="both"/>
      </w:pPr>
      <w:r>
        <w:lastRenderedPageBreak/>
        <w:br/>
      </w:r>
      <w:r w:rsidR="004F04F4">
        <w:t>Przykładow</w:t>
      </w:r>
      <w:r w:rsidR="009B63A5">
        <w:t>a</w:t>
      </w:r>
      <w:r w:rsidR="004F04F4">
        <w:t xml:space="preserve"> </w:t>
      </w:r>
      <w:r w:rsidR="009B63A5">
        <w:t>komenda uruchamiająca skrypt</w:t>
      </w:r>
      <w:r w:rsidR="004F04F4">
        <w:t xml:space="preserve"> z poziomu</w:t>
      </w:r>
      <w:r w:rsidR="0010735A">
        <w:t xml:space="preserve"> </w:t>
      </w:r>
      <w:r>
        <w:t>wiersza poleceń</w:t>
      </w:r>
      <w:r w:rsidR="002A5A1B">
        <w:t xml:space="preserve"> (Windows)</w:t>
      </w:r>
      <w:r>
        <w:t>:</w:t>
      </w:r>
    </w:p>
    <w:p w14:paraId="4C0E6D70" w14:textId="05FF31AD" w:rsidR="00A93364" w:rsidRDefault="00533E2E" w:rsidP="00044D61">
      <w:pPr>
        <w:jc w:val="both"/>
      </w:pPr>
      <w:proofErr w:type="spellStart"/>
      <w:r w:rsidRPr="00533E2E">
        <w:t>py</w:t>
      </w:r>
      <w:proofErr w:type="spellEnd"/>
      <w:r w:rsidRPr="00533E2E">
        <w:t xml:space="preserve"> -3.7 main.py -x </w:t>
      </w:r>
      <w:proofErr w:type="spellStart"/>
      <w:r w:rsidRPr="00533E2E">
        <w:t>maps</w:t>
      </w:r>
      <w:proofErr w:type="spellEnd"/>
      <w:r w:rsidRPr="00533E2E">
        <w:t>/test_1_long.xodr --no-rendering --</w:t>
      </w:r>
      <w:proofErr w:type="spellStart"/>
      <w:r w:rsidRPr="00533E2E">
        <w:t>save-csv</w:t>
      </w:r>
      <w:proofErr w:type="spellEnd"/>
      <w:r w:rsidRPr="00533E2E">
        <w:t xml:space="preserve"> --</w:t>
      </w:r>
      <w:proofErr w:type="spellStart"/>
      <w:r w:rsidRPr="00533E2E">
        <w:t>save-plots</w:t>
      </w:r>
      <w:proofErr w:type="spellEnd"/>
      <w:r w:rsidRPr="00533E2E">
        <w:t xml:space="preserve"> --no-</w:t>
      </w:r>
      <w:proofErr w:type="spellStart"/>
      <w:r w:rsidRPr="00533E2E">
        <w:t>npc</w:t>
      </w:r>
      <w:proofErr w:type="spellEnd"/>
      <w:r w:rsidRPr="00533E2E">
        <w:t xml:space="preserve"> --vel 15</w:t>
      </w:r>
    </w:p>
    <w:p w14:paraId="012F128A" w14:textId="77777777" w:rsidR="00A93364" w:rsidRDefault="00A93364" w:rsidP="00A93364">
      <w:pPr>
        <w:keepNext/>
        <w:jc w:val="center"/>
      </w:pPr>
      <w:r>
        <w:rPr>
          <w:noProof/>
        </w:rPr>
        <w:drawing>
          <wp:inline distT="0" distB="0" distL="0" distR="0" wp14:anchorId="101FB3A3" wp14:editId="1DE555EC">
            <wp:extent cx="4320000" cy="3026475"/>
            <wp:effectExtent l="0" t="0" r="4445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7"/>
                    <a:stretch/>
                  </pic:blipFill>
                  <pic:spPr bwMode="auto">
                    <a:xfrm>
                      <a:off x="0" y="0"/>
                      <a:ext cx="4320000" cy="302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755ED" w14:textId="29C10AE5" w:rsidR="00CF3D2B" w:rsidRDefault="00A93364" w:rsidP="00A93364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4</w:t>
      </w:r>
      <w:r w:rsidR="002D6CF3">
        <w:rPr>
          <w:noProof/>
        </w:rPr>
        <w:fldChar w:fldCharType="end"/>
      </w:r>
      <w:r>
        <w:t xml:space="preserve"> Wykres prędkości pojazdu ego - scenariusz nr 1</w:t>
      </w:r>
    </w:p>
    <w:p w14:paraId="59D7ABA1" w14:textId="77777777" w:rsidR="000753DC" w:rsidRDefault="000753DC" w:rsidP="000753DC">
      <w:pPr>
        <w:jc w:val="both"/>
      </w:pPr>
    </w:p>
    <w:p w14:paraId="4C606EC3" w14:textId="6F6F1E5A" w:rsidR="000F742F" w:rsidRDefault="00A05B59" w:rsidP="000753DC">
      <w:pPr>
        <w:ind w:firstLine="432"/>
        <w:jc w:val="both"/>
      </w:pPr>
      <w:r>
        <w:t xml:space="preserve">W  związku ze sposobem tworzenia aktorów w symulacji </w:t>
      </w:r>
      <w:r w:rsidR="00116D75">
        <w:t xml:space="preserve">oraz </w:t>
      </w:r>
      <w:r>
        <w:t>zbierania danych</w:t>
      </w:r>
      <w:r w:rsidR="00116D75">
        <w:t>,</w:t>
      </w:r>
      <w:r>
        <w:t xml:space="preserve"> </w:t>
      </w:r>
      <w:r w:rsidR="000753DC">
        <w:t>wykresy każdego z testowanych scenariuszy zawierają gwałtowną zmianę prędkości w pierwszej sekundzie symulacji.</w:t>
      </w:r>
      <w:r w:rsidR="00994646">
        <w:t xml:space="preserve"> </w:t>
      </w:r>
      <w:r w:rsidR="003526E4">
        <w:t>Wynika to</w:t>
      </w:r>
      <w:r w:rsidR="00994646">
        <w:t xml:space="preserve"> bezpośrednio z faktu </w:t>
      </w:r>
      <w:r w:rsidR="00E939EB">
        <w:t xml:space="preserve">tworzenia aktorów w pewnej </w:t>
      </w:r>
      <w:r w:rsidR="003526E4">
        <w:t>wysokości</w:t>
      </w:r>
      <w:r w:rsidR="00E939EB">
        <w:t xml:space="preserve"> nad drogą powodując </w:t>
      </w:r>
      <w:r w:rsidR="000640C7">
        <w:t>ich swobodny spadek</w:t>
      </w:r>
      <w:r w:rsidR="00EA031F">
        <w:t xml:space="preserve"> w pierwszych chwilach od momentu utworzenia.</w:t>
      </w:r>
    </w:p>
    <w:p w14:paraId="7EA8123E" w14:textId="1571EF54" w:rsidR="006136CB" w:rsidRDefault="006136CB" w:rsidP="000753DC">
      <w:pPr>
        <w:ind w:firstLine="432"/>
        <w:jc w:val="both"/>
      </w:pPr>
      <w:r>
        <w:t>W dalszej części symulacji możemy zaobserwować charakterystyczny dla tego typu obiektów przebieg wartości sterowane</w:t>
      </w:r>
      <w:r w:rsidR="006621D7">
        <w:t>.</w:t>
      </w:r>
      <w:r w:rsidR="006A56D7">
        <w:t xml:space="preserve">. </w:t>
      </w:r>
      <w:r w:rsidR="00000A72">
        <w:t>Korzystając z zapisanych danych symulacyjnych w formacie CSV ustalono, że przeregulowanie</w:t>
      </w:r>
      <w:r w:rsidR="00EF204C">
        <w:t xml:space="preserve"> prędkości</w:t>
      </w:r>
      <w:r w:rsidR="00000A72">
        <w:t xml:space="preserve"> wyniosło </w:t>
      </w:r>
      <w:r w:rsidR="00782009">
        <w:t>5.65%</w:t>
      </w:r>
      <w:r w:rsidR="00EF204C">
        <w:t xml:space="preserve"> (15.85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773CD8">
        <w:t xml:space="preserve"> w</w:t>
      </w:r>
      <w:r w:rsidR="00EF204C">
        <w:t xml:space="preserve"> </w:t>
      </w:r>
      <w:r w:rsidR="00773CD8">
        <w:t>punkcie</w:t>
      </w:r>
      <w:r w:rsidR="00EF204C">
        <w:t xml:space="preserve"> </w:t>
      </w:r>
      <w:r w:rsidR="00773CD8">
        <w:t>szczytowym</w:t>
      </w:r>
      <w:r w:rsidR="00EF204C">
        <w:t>)</w:t>
      </w:r>
      <w:r w:rsidR="00846FF7">
        <w:t xml:space="preserve">, </w:t>
      </w:r>
      <w:r w:rsidR="003A2DC5">
        <w:t xml:space="preserve">ale </w:t>
      </w:r>
      <w:r w:rsidR="00CE7C5F">
        <w:t>analizując cały</w:t>
      </w:r>
      <w:r w:rsidR="003A2DC5">
        <w:t xml:space="preserve"> przebieg można zauważyć, że regulacja nastąpiła szybko</w:t>
      </w:r>
      <w:r w:rsidR="00CE7C5F">
        <w:t xml:space="preserve"> i była obarczona</w:t>
      </w:r>
      <w:r w:rsidR="007F26D9">
        <w:t xml:space="preserve"> tylko jednym znaczącym uchybem przejściowym.</w:t>
      </w:r>
      <w:r w:rsidR="002F42E3">
        <w:t xml:space="preserve"> Charakterystyczne są także krótkie odstępy czasowe</w:t>
      </w:r>
      <w:r w:rsidR="0019188B">
        <w:t xml:space="preserve"> w trakcie przyśpieszania i zwalniania</w:t>
      </w:r>
      <w:r w:rsidR="002F42E3">
        <w:t xml:space="preserve">, </w:t>
      </w:r>
      <w:r w:rsidR="00165EC0">
        <w:t>dla</w:t>
      </w:r>
      <w:r w:rsidR="002F42E3">
        <w:t xml:space="preserve"> których prędkość pojazdu nie zmienia się</w:t>
      </w:r>
      <w:r w:rsidR="00F50FC6">
        <w:t>. Są to momenty automatycznej zmiany biegów, co wiąże się z chwilowym przejściem na bieg jałowy</w:t>
      </w:r>
      <w:r w:rsidR="00785CEB">
        <w:t>, a więc odcięcie</w:t>
      </w:r>
      <w:r w:rsidR="00E772EF">
        <w:t>m</w:t>
      </w:r>
      <w:r w:rsidR="00785CEB">
        <w:t xml:space="preserve"> siły napędowej.</w:t>
      </w:r>
    </w:p>
    <w:p w14:paraId="00172578" w14:textId="77777777" w:rsidR="00106494" w:rsidRDefault="00106494" w:rsidP="000753DC">
      <w:pPr>
        <w:ind w:firstLine="432"/>
        <w:jc w:val="both"/>
      </w:pPr>
    </w:p>
    <w:p w14:paraId="4FF5325F" w14:textId="7A222CD4" w:rsidR="00106494" w:rsidRDefault="00106494" w:rsidP="00106494">
      <w:pPr>
        <w:pStyle w:val="Nagwek2"/>
      </w:pPr>
      <w:bookmarkStart w:id="93" w:name="_Toc91700341"/>
      <w:r>
        <w:t xml:space="preserve">Scenariusz #2 </w:t>
      </w:r>
      <w:r w:rsidR="002657E2">
        <w:t>–</w:t>
      </w:r>
      <w:r>
        <w:t xml:space="preserve"> </w:t>
      </w:r>
      <w:r w:rsidR="002657E2">
        <w:t>stała prędkość</w:t>
      </w:r>
      <w:bookmarkEnd w:id="93"/>
    </w:p>
    <w:p w14:paraId="1443235F" w14:textId="65A37BE1" w:rsidR="002657E2" w:rsidRDefault="002657E2" w:rsidP="0091741A">
      <w:pPr>
        <w:ind w:firstLine="432"/>
        <w:jc w:val="both"/>
      </w:pPr>
      <w:r>
        <w:t>W ramach drugiego scenariusza przeprowadzono trzy testy dla różnych zadanych odległości</w:t>
      </w:r>
      <w:r w:rsidR="00360D6C">
        <w:t xml:space="preserve"> przy stałej prędkości pojazdu NP</w:t>
      </w:r>
      <w:r w:rsidR="00471411">
        <w:t xml:space="preserve">C na pierwszym środowisku testowym imitującym </w:t>
      </w:r>
      <w:r w:rsidR="00D84F8C">
        <w:t>drogę szybkiego ruchu.</w:t>
      </w:r>
    </w:p>
    <w:p w14:paraId="05EF4EE8" w14:textId="41D6F32C" w:rsidR="002E12C8" w:rsidRDefault="002E12C8" w:rsidP="0091741A">
      <w:pPr>
        <w:jc w:val="both"/>
      </w:pPr>
    </w:p>
    <w:p w14:paraId="2C567D6F" w14:textId="6EAA4089" w:rsidR="00DB54DF" w:rsidRDefault="002E12C8" w:rsidP="006A0516">
      <w:pPr>
        <w:ind w:firstLine="432"/>
        <w:jc w:val="both"/>
      </w:pPr>
      <w:r>
        <w:lastRenderedPageBreak/>
        <w:t xml:space="preserve">Wraz ze zwiększaniem odległości zadanej obserwujemy spadek jakości regulacji. </w:t>
      </w:r>
      <w:r w:rsidR="00C84648">
        <w:t xml:space="preserve">Zwiększają się </w:t>
      </w:r>
      <w:r w:rsidR="00AF7CC5">
        <w:t>amplitudy oscylacji</w:t>
      </w:r>
      <w:r w:rsidR="00C84648">
        <w:t xml:space="preserve"> zarówno prędkości jak i odległości</w:t>
      </w:r>
      <w:r w:rsidR="00AF7CC5">
        <w:t>, ale układ regulacji pozostaje stabilny we wszystkich przypadkach.</w:t>
      </w:r>
      <w:r w:rsidR="00DB3057">
        <w:t xml:space="preserve"> Czas regulacji także ulega wydłużeni</w:t>
      </w:r>
      <w:r w:rsidR="00C01055">
        <w:t>u dla większych wartości zadanych</w:t>
      </w:r>
      <w:r w:rsidR="0055334F">
        <w:t>.</w:t>
      </w:r>
      <w:r w:rsidR="00761B6C">
        <w:t xml:space="preserve"> Zakręt o</w:t>
      </w:r>
      <w:r w:rsidR="00A23A42">
        <w:t xml:space="preserve"> dużej długości </w:t>
      </w:r>
      <w:r w:rsidR="00761B6C">
        <w:t>łuku</w:t>
      </w:r>
      <w:r w:rsidR="00772B1F">
        <w:t>,</w:t>
      </w:r>
      <w:r w:rsidR="00761B6C">
        <w:t xml:space="preserve"> łączący proste odcinki dróg</w:t>
      </w:r>
      <w:r w:rsidR="00F612A8">
        <w:t>,</w:t>
      </w:r>
      <w:r w:rsidR="00761B6C">
        <w:t xml:space="preserve"> zdaje się </w:t>
      </w:r>
      <w:r w:rsidR="005D0688">
        <w:t>mieć lekki negatywny wpływ na regulację.</w:t>
      </w:r>
    </w:p>
    <w:p w14:paraId="119DEF86" w14:textId="77777777" w:rsidR="00C84648" w:rsidRDefault="00C84648" w:rsidP="002E12C8">
      <w:pPr>
        <w:jc w:val="both"/>
      </w:pPr>
    </w:p>
    <w:p w14:paraId="40E3D1DD" w14:textId="429C1A6F" w:rsidR="0054255D" w:rsidRPr="0053198D" w:rsidRDefault="0054255D" w:rsidP="0054255D">
      <w:pPr>
        <w:pStyle w:val="Nagwek3"/>
      </w:pPr>
      <w:bookmarkStart w:id="94" w:name="_Toc91700342"/>
      <w:r>
        <w:t xml:space="preserve">Odległość zadana 10 </w:t>
      </w:r>
      <m:oMath>
        <m:r>
          <m:rPr>
            <m:sty m:val="bi"/>
          </m:rPr>
          <w:rPr>
            <w:rFonts w:ascii="Cambria Math" w:hAnsi="Cambria Math"/>
          </w:rPr>
          <m:t>[m]</m:t>
        </m:r>
      </m:oMath>
      <w:bookmarkEnd w:id="94"/>
    </w:p>
    <w:p w14:paraId="6BC744F9" w14:textId="77777777" w:rsidR="001C4E64" w:rsidRDefault="001C4E64" w:rsidP="001C4E64">
      <w:pPr>
        <w:keepNext/>
        <w:jc w:val="center"/>
      </w:pPr>
      <w:r>
        <w:rPr>
          <w:rFonts w:ascii="Calibri Light" w:hAnsi="Calibri Light"/>
          <w:b/>
          <w:bCs/>
          <w:noProof/>
          <w:sz w:val="26"/>
          <w:szCs w:val="26"/>
        </w:rPr>
        <w:drawing>
          <wp:inline distT="0" distB="0" distL="0" distR="0" wp14:anchorId="570AA553" wp14:editId="4817E846">
            <wp:extent cx="4320000" cy="3013540"/>
            <wp:effectExtent l="0" t="0" r="444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6"/>
                    <a:stretch/>
                  </pic:blipFill>
                  <pic:spPr bwMode="auto">
                    <a:xfrm>
                      <a:off x="0" y="0"/>
                      <a:ext cx="4320000" cy="30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4AEBB" w14:textId="267FDC37" w:rsidR="00FE73AC" w:rsidRDefault="001C4E64" w:rsidP="001C4E64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5</w:t>
      </w:r>
      <w:r w:rsidR="002D6CF3">
        <w:rPr>
          <w:noProof/>
        </w:rPr>
        <w:fldChar w:fldCharType="end"/>
      </w:r>
      <w:r>
        <w:t xml:space="preserve"> Wykres prędkości pojazdów - odległość zadana 10 [m]</w:t>
      </w:r>
    </w:p>
    <w:p w14:paraId="109D1C9F" w14:textId="77777777" w:rsidR="001C4E64" w:rsidRDefault="001C4E64" w:rsidP="00FE73AC">
      <w:pPr>
        <w:rPr>
          <w:noProof/>
        </w:rPr>
      </w:pPr>
    </w:p>
    <w:p w14:paraId="59CDC314" w14:textId="77777777" w:rsidR="00BB0BF2" w:rsidRDefault="001C4E64" w:rsidP="00BB0BF2">
      <w:pPr>
        <w:keepNext/>
        <w:jc w:val="center"/>
      </w:pPr>
      <w:r>
        <w:rPr>
          <w:noProof/>
        </w:rPr>
        <w:drawing>
          <wp:inline distT="0" distB="0" distL="0" distR="0" wp14:anchorId="247456F1" wp14:editId="0EACDBDB">
            <wp:extent cx="4320000" cy="3032942"/>
            <wp:effectExtent l="0" t="0" r="444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7"/>
                    <a:stretch/>
                  </pic:blipFill>
                  <pic:spPr bwMode="auto">
                    <a:xfrm>
                      <a:off x="0" y="0"/>
                      <a:ext cx="4320000" cy="303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991B3" w14:textId="216FE564" w:rsidR="001C4E64" w:rsidRDefault="00BB0BF2" w:rsidP="00BB0BF2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6</w:t>
      </w:r>
      <w:r w:rsidR="002D6CF3">
        <w:rPr>
          <w:noProof/>
        </w:rPr>
        <w:fldChar w:fldCharType="end"/>
      </w:r>
      <w:r>
        <w:t xml:space="preserve"> - Wykres odległości od pojazdu NPC - odległość zadana 10 [m]</w:t>
      </w:r>
    </w:p>
    <w:p w14:paraId="41C85467" w14:textId="77777777" w:rsidR="00DB493D" w:rsidRDefault="00DB493D" w:rsidP="00DB493D"/>
    <w:p w14:paraId="6CA22CF5" w14:textId="02C2289A" w:rsidR="005D3A00" w:rsidRPr="005D3A00" w:rsidRDefault="00DB493D" w:rsidP="005D3A00">
      <w:pPr>
        <w:pStyle w:val="Nagwek3"/>
      </w:pPr>
      <w:bookmarkStart w:id="95" w:name="_Toc91700343"/>
      <w:r>
        <w:lastRenderedPageBreak/>
        <w:t xml:space="preserve">Odległość zadana 15 </w:t>
      </w:r>
      <m:oMath>
        <m:r>
          <m:rPr>
            <m:sty m:val="bi"/>
          </m:rPr>
          <w:rPr>
            <w:rFonts w:ascii="Cambria Math" w:hAnsi="Cambria Math"/>
          </w:rPr>
          <m:t>[m]</m:t>
        </m:r>
      </m:oMath>
      <w:bookmarkEnd w:id="95"/>
    </w:p>
    <w:p w14:paraId="596EFEEC" w14:textId="77777777" w:rsidR="00A639C3" w:rsidRDefault="005D3A00" w:rsidP="00A639C3">
      <w:pPr>
        <w:keepNext/>
        <w:jc w:val="center"/>
      </w:pPr>
      <w:r>
        <w:rPr>
          <w:rFonts w:ascii="Calibri Light" w:hAnsi="Calibri Light"/>
          <w:b/>
          <w:bCs/>
          <w:noProof/>
          <w:sz w:val="26"/>
          <w:szCs w:val="26"/>
        </w:rPr>
        <w:drawing>
          <wp:inline distT="0" distB="0" distL="0" distR="0" wp14:anchorId="5E5FA018" wp14:editId="5CAE42B1">
            <wp:extent cx="4320000" cy="3013289"/>
            <wp:effectExtent l="0" t="0" r="444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3"/>
                    <a:stretch/>
                  </pic:blipFill>
                  <pic:spPr bwMode="auto">
                    <a:xfrm>
                      <a:off x="0" y="0"/>
                      <a:ext cx="4320000" cy="301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3CEB7" w14:textId="7A000403" w:rsidR="005D3A00" w:rsidRDefault="00A639C3" w:rsidP="00A639C3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7</w:t>
      </w:r>
      <w:r w:rsidR="002D6CF3">
        <w:rPr>
          <w:noProof/>
        </w:rPr>
        <w:fldChar w:fldCharType="end"/>
      </w:r>
      <w:r>
        <w:t xml:space="preserve"> </w:t>
      </w:r>
      <w:r w:rsidRPr="00BC7F8B">
        <w:t>Wykres prędkości pojazdów - odległość zadana 1</w:t>
      </w:r>
      <w:r>
        <w:t>5</w:t>
      </w:r>
      <w:r w:rsidRPr="00BC7F8B">
        <w:t xml:space="preserve"> [m]</w:t>
      </w:r>
    </w:p>
    <w:p w14:paraId="4C947ECC" w14:textId="77777777" w:rsidR="00A639C3" w:rsidRPr="00A639C3" w:rsidRDefault="00A639C3" w:rsidP="00A639C3"/>
    <w:p w14:paraId="7D2DBCCA" w14:textId="77777777" w:rsidR="00A639C3" w:rsidRDefault="005D3A00" w:rsidP="00A639C3">
      <w:pPr>
        <w:keepNext/>
        <w:jc w:val="center"/>
      </w:pPr>
      <w:r>
        <w:rPr>
          <w:noProof/>
        </w:rPr>
        <w:drawing>
          <wp:inline distT="0" distB="0" distL="0" distR="0" wp14:anchorId="4D96A76E" wp14:editId="42BB04CE">
            <wp:extent cx="4320000" cy="3013289"/>
            <wp:effectExtent l="0" t="0" r="444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3"/>
                    <a:stretch/>
                  </pic:blipFill>
                  <pic:spPr bwMode="auto">
                    <a:xfrm>
                      <a:off x="0" y="0"/>
                      <a:ext cx="4320000" cy="301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3DC1" w14:textId="74E7A5C2" w:rsidR="005D3A00" w:rsidRDefault="00A639C3" w:rsidP="00A639C3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>
        <w:t xml:space="preserve"> </w:t>
      </w:r>
      <w:r w:rsidRPr="00146CE4">
        <w:t>Wykres odległości od pojazdu NPC - odległość zadana 15 [m]</w:t>
      </w:r>
    </w:p>
    <w:p w14:paraId="041F5DEE" w14:textId="77777777" w:rsidR="00122CAC" w:rsidRDefault="00122CAC" w:rsidP="00122CAC"/>
    <w:p w14:paraId="3BADE31B" w14:textId="6CCCCDC1" w:rsidR="0053198D" w:rsidRPr="0053198D" w:rsidRDefault="00122CAC" w:rsidP="0053198D">
      <w:pPr>
        <w:pStyle w:val="Nagwek3"/>
      </w:pPr>
      <w:bookmarkStart w:id="96" w:name="_Toc91700344"/>
      <w:r>
        <w:lastRenderedPageBreak/>
        <w:t xml:space="preserve">Odległość zadana 20 </w:t>
      </w:r>
      <m:oMath>
        <m:r>
          <m:rPr>
            <m:sty m:val="bi"/>
          </m:rPr>
          <w:rPr>
            <w:rFonts w:ascii="Cambria Math" w:hAnsi="Cambria Math"/>
          </w:rPr>
          <m:t>[m]</m:t>
        </m:r>
      </m:oMath>
      <w:bookmarkEnd w:id="96"/>
    </w:p>
    <w:p w14:paraId="7EED8332" w14:textId="77777777" w:rsidR="004F5F64" w:rsidRDefault="0053198D" w:rsidP="004F5F64">
      <w:pPr>
        <w:keepNext/>
        <w:jc w:val="center"/>
      </w:pPr>
      <w:r>
        <w:rPr>
          <w:rFonts w:ascii="Calibri Light" w:hAnsi="Calibri Light"/>
          <w:b/>
          <w:bCs/>
          <w:noProof/>
          <w:sz w:val="26"/>
          <w:szCs w:val="26"/>
        </w:rPr>
        <w:drawing>
          <wp:inline distT="0" distB="0" distL="0" distR="0" wp14:anchorId="5C3107F2" wp14:editId="68F941FB">
            <wp:extent cx="4320000" cy="3020430"/>
            <wp:effectExtent l="0" t="0" r="444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2"/>
                    <a:stretch/>
                  </pic:blipFill>
                  <pic:spPr bwMode="auto">
                    <a:xfrm>
                      <a:off x="0" y="0"/>
                      <a:ext cx="4320000" cy="302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760A4" w14:textId="4CDC352D" w:rsidR="0053198D" w:rsidRDefault="004F5F64" w:rsidP="004F5F64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9</w:t>
      </w:r>
      <w:r w:rsidR="002D6CF3">
        <w:rPr>
          <w:noProof/>
        </w:rPr>
        <w:fldChar w:fldCharType="end"/>
      </w:r>
      <w:r>
        <w:t xml:space="preserve"> </w:t>
      </w:r>
      <w:r w:rsidRPr="009B1623">
        <w:t>Wykres prędkości pojazdów - odległość zadana 20 [m]</w:t>
      </w:r>
    </w:p>
    <w:p w14:paraId="662EA7F0" w14:textId="77777777" w:rsidR="004F5F64" w:rsidRPr="004F5F64" w:rsidRDefault="004F5F64" w:rsidP="004F5F64"/>
    <w:p w14:paraId="484107A1" w14:textId="77777777" w:rsidR="004F5F64" w:rsidRDefault="0053198D" w:rsidP="004F5F64">
      <w:pPr>
        <w:keepNext/>
        <w:jc w:val="center"/>
      </w:pPr>
      <w:r>
        <w:rPr>
          <w:noProof/>
        </w:rPr>
        <w:drawing>
          <wp:inline distT="0" distB="0" distL="0" distR="0" wp14:anchorId="721F8084" wp14:editId="7A641242">
            <wp:extent cx="4320000" cy="3027570"/>
            <wp:effectExtent l="0" t="0" r="4445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2"/>
                    <a:stretch/>
                  </pic:blipFill>
                  <pic:spPr bwMode="auto">
                    <a:xfrm>
                      <a:off x="0" y="0"/>
                      <a:ext cx="4320000" cy="30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E6AD" w14:textId="26B9F45D" w:rsidR="0053198D" w:rsidRDefault="004F5F64" w:rsidP="004F5F64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10</w:t>
      </w:r>
      <w:r w:rsidR="002D6CF3">
        <w:rPr>
          <w:noProof/>
        </w:rPr>
        <w:fldChar w:fldCharType="end"/>
      </w:r>
      <w:r>
        <w:t xml:space="preserve"> </w:t>
      </w:r>
      <w:r w:rsidRPr="00ED00B8">
        <w:t>Wykres odległości od pojazdu NPC - odległość zadana 20 [m]</w:t>
      </w:r>
    </w:p>
    <w:p w14:paraId="539CBE95" w14:textId="1636ABFC" w:rsidR="00B356FC" w:rsidRDefault="00B356FC" w:rsidP="00B356FC">
      <w:pPr>
        <w:pStyle w:val="Nagwek2"/>
      </w:pPr>
      <w:bookmarkStart w:id="97" w:name="_Toc91700345"/>
      <w:r>
        <w:t>Scenariusz #3 – zmienne prędkości</w:t>
      </w:r>
      <w:bookmarkEnd w:id="97"/>
    </w:p>
    <w:p w14:paraId="6006AA02" w14:textId="32D9AD5E" w:rsidR="00B356FC" w:rsidRDefault="00B356FC" w:rsidP="00FB777B">
      <w:pPr>
        <w:ind w:firstLine="432"/>
        <w:jc w:val="both"/>
      </w:pPr>
      <w:r>
        <w:t xml:space="preserve">Trzeci scenariusz zakłada </w:t>
      </w:r>
      <w:r w:rsidR="00FC32C9">
        <w:t xml:space="preserve">przetestowanie działania układu tempomatu adaptacyjnego dla pojazdu NPC o zmiennej prędkości. </w:t>
      </w:r>
      <w:r w:rsidR="005542E8">
        <w:t>Wykonano dwa testy, jeden dla prędkości o zmianie sinusoidalnej (</w:t>
      </w:r>
      <w:r w:rsidR="005542E8">
        <w:fldChar w:fldCharType="begin"/>
      </w:r>
      <w:r w:rsidR="005542E8">
        <w:instrText xml:space="preserve"> REF _Ref91445030 \h </w:instrText>
      </w:r>
      <w:r w:rsidR="005542E8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2</w:t>
      </w:r>
      <w:r w:rsidR="005542E8">
        <w:fldChar w:fldCharType="end"/>
      </w:r>
      <w:r w:rsidR="005542E8">
        <w:t>) oraz prostokątnej (</w:t>
      </w:r>
      <w:r w:rsidR="005542E8">
        <w:fldChar w:fldCharType="begin"/>
      </w:r>
      <w:r w:rsidR="005542E8">
        <w:instrText xml:space="preserve"> REF _Ref91445046 \h </w:instrText>
      </w:r>
      <w:r w:rsidR="005542E8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3</w:t>
      </w:r>
      <w:r w:rsidR="005542E8">
        <w:fldChar w:fldCharType="end"/>
      </w:r>
      <w:r w:rsidR="005542E8">
        <w:t>). Testy ponownie zostały przeprowadzone na pierwszej mapie testowej</w:t>
      </w:r>
      <w:r w:rsidR="00E52197">
        <w:t>, aby wyeliminować wpływ innych czynników</w:t>
      </w:r>
      <w:r w:rsidR="00355F82">
        <w:t xml:space="preserve"> na jakość regulacji.</w:t>
      </w:r>
    </w:p>
    <w:p w14:paraId="216A2081" w14:textId="5D3C6C95" w:rsidR="006F7702" w:rsidRDefault="006F7702" w:rsidP="006F7702">
      <w:pPr>
        <w:pStyle w:val="Nagwek3"/>
      </w:pPr>
      <w:bookmarkStart w:id="98" w:name="_Toc91700346"/>
      <w:r>
        <w:lastRenderedPageBreak/>
        <w:t>Zmiana sinusoidalna</w:t>
      </w:r>
      <w:bookmarkEnd w:id="98"/>
    </w:p>
    <w:p w14:paraId="7BBD992F" w14:textId="77777777" w:rsidR="00880DB8" w:rsidRDefault="006F7702" w:rsidP="00880DB8">
      <w:pPr>
        <w:keepNext/>
        <w:jc w:val="center"/>
      </w:pPr>
      <w:r>
        <w:rPr>
          <w:noProof/>
        </w:rPr>
        <w:drawing>
          <wp:inline distT="0" distB="0" distL="0" distR="0" wp14:anchorId="60DC356C" wp14:editId="5358D02E">
            <wp:extent cx="4320000" cy="3020430"/>
            <wp:effectExtent l="0" t="0" r="4445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2"/>
                    <a:stretch/>
                  </pic:blipFill>
                  <pic:spPr bwMode="auto">
                    <a:xfrm>
                      <a:off x="0" y="0"/>
                      <a:ext cx="4320000" cy="302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E796" w14:textId="4315D9DB" w:rsidR="006F7702" w:rsidRDefault="00880DB8" w:rsidP="00880DB8">
      <w:pPr>
        <w:pStyle w:val="Legenda"/>
        <w:jc w:val="center"/>
      </w:pPr>
      <w:bookmarkStart w:id="99" w:name="_Ref91445657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11</w:t>
      </w:r>
      <w:r w:rsidR="002D6CF3">
        <w:rPr>
          <w:noProof/>
        </w:rPr>
        <w:fldChar w:fldCharType="end"/>
      </w:r>
      <w:bookmarkEnd w:id="99"/>
      <w:r w:rsidRPr="005654C6">
        <w:t>Wykres prędkości pojazdów - sinusoidalna zmiana prędkości NPC</w:t>
      </w:r>
    </w:p>
    <w:p w14:paraId="7F52D8ED" w14:textId="77777777" w:rsidR="006F7702" w:rsidRDefault="006F7702" w:rsidP="006F7702">
      <w:pPr>
        <w:jc w:val="center"/>
        <w:rPr>
          <w:noProof/>
        </w:rPr>
      </w:pPr>
    </w:p>
    <w:p w14:paraId="21CF5C59" w14:textId="77777777" w:rsidR="00880DB8" w:rsidRDefault="006F7702" w:rsidP="00880DB8">
      <w:pPr>
        <w:keepNext/>
        <w:jc w:val="center"/>
      </w:pPr>
      <w:r>
        <w:rPr>
          <w:noProof/>
        </w:rPr>
        <w:drawing>
          <wp:inline distT="0" distB="0" distL="0" distR="0" wp14:anchorId="7763AA72" wp14:editId="19AB3140">
            <wp:extent cx="4320000" cy="3034711"/>
            <wp:effectExtent l="0" t="0" r="444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1"/>
                    <a:stretch/>
                  </pic:blipFill>
                  <pic:spPr bwMode="auto">
                    <a:xfrm>
                      <a:off x="0" y="0"/>
                      <a:ext cx="4320000" cy="30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496FF" w14:textId="00178DBA" w:rsidR="006F7702" w:rsidRDefault="00880DB8" w:rsidP="00880DB8">
      <w:pPr>
        <w:pStyle w:val="Legenda"/>
        <w:jc w:val="center"/>
      </w:pPr>
      <w:bookmarkStart w:id="100" w:name="_Ref91445925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12</w:t>
      </w:r>
      <w:r w:rsidR="002D6CF3">
        <w:rPr>
          <w:noProof/>
        </w:rPr>
        <w:fldChar w:fldCharType="end"/>
      </w:r>
      <w:bookmarkEnd w:id="100"/>
      <w:r>
        <w:t xml:space="preserve"> </w:t>
      </w:r>
      <w:r w:rsidRPr="00842407">
        <w:t>Wykres odległości od pojazdu NPC - sinusoidalna zmiana prędkości NPC</w:t>
      </w:r>
    </w:p>
    <w:p w14:paraId="47468FF2" w14:textId="77777777" w:rsidR="006970BF" w:rsidRDefault="006970BF" w:rsidP="006970BF">
      <w:pPr>
        <w:jc w:val="both"/>
      </w:pPr>
    </w:p>
    <w:p w14:paraId="4A3A7EC9" w14:textId="33E6F8BF" w:rsidR="006970BF" w:rsidRDefault="006970BF" w:rsidP="00774F26">
      <w:pPr>
        <w:ind w:firstLine="432"/>
        <w:jc w:val="both"/>
      </w:pPr>
      <w:r>
        <w:t xml:space="preserve">Zmiana zachowania agenta NPC ma znaczący wpływ na jakość regulacji. </w:t>
      </w:r>
      <w:r w:rsidR="0085093B">
        <w:t xml:space="preserve">W </w:t>
      </w:r>
      <w:r w:rsidR="003909F1">
        <w:t>przypadku płynnych zmian prędkości o odpowiedniej częstotliwości</w:t>
      </w:r>
      <w:r w:rsidR="003363AF">
        <w:t xml:space="preserve"> </w:t>
      </w:r>
      <w:r w:rsidR="003909F1">
        <w:t xml:space="preserve">układ regulacji nadąża </w:t>
      </w:r>
      <w:r w:rsidR="00074857">
        <w:t>z korekcj</w:t>
      </w:r>
      <w:r w:rsidR="003363AF">
        <w:t>ami</w:t>
      </w:r>
      <w:r w:rsidR="00336E66">
        <w:t xml:space="preserve"> (</w:t>
      </w:r>
      <w:r w:rsidR="00336E66">
        <w:fldChar w:fldCharType="begin"/>
      </w:r>
      <w:r w:rsidR="00336E66">
        <w:instrText xml:space="preserve"> REF _Ref91445657 \h </w:instrText>
      </w:r>
      <w:r w:rsidR="00336E66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11</w:t>
      </w:r>
      <w:r w:rsidR="00336E66">
        <w:fldChar w:fldCharType="end"/>
      </w:r>
      <w:r w:rsidR="00336E66">
        <w:t>)</w:t>
      </w:r>
      <w:r w:rsidR="00074857">
        <w:t xml:space="preserve">, ale </w:t>
      </w:r>
      <w:r w:rsidR="00220508">
        <w:t xml:space="preserve">wiąże się to </w:t>
      </w:r>
      <w:r w:rsidR="005E2D9C">
        <w:t>ze sporymi</w:t>
      </w:r>
      <w:r w:rsidR="00803D63">
        <w:t xml:space="preserve"> przeregulowaniami</w:t>
      </w:r>
      <w:r w:rsidR="008A6A40">
        <w:t xml:space="preserve"> prędkości i </w:t>
      </w:r>
      <w:r w:rsidR="009B429F">
        <w:t>cyklicznymi oscylacjami zmierzonego dystansu pomiędzy pojazdami.</w:t>
      </w:r>
    </w:p>
    <w:p w14:paraId="36E7F921" w14:textId="69C0F7FE" w:rsidR="00CA628C" w:rsidRDefault="004B095F" w:rsidP="00CA628C">
      <w:pPr>
        <w:pStyle w:val="Nagwek3"/>
      </w:pPr>
      <w:bookmarkStart w:id="101" w:name="_Toc91700347"/>
      <w:r>
        <w:lastRenderedPageBreak/>
        <w:t>Zmiana prostokątna</w:t>
      </w:r>
      <w:bookmarkEnd w:id="101"/>
    </w:p>
    <w:p w14:paraId="39DCE886" w14:textId="77777777" w:rsidR="00670104" w:rsidRDefault="00CA628C" w:rsidP="00670104">
      <w:pPr>
        <w:keepNext/>
        <w:jc w:val="center"/>
      </w:pPr>
      <w:r>
        <w:rPr>
          <w:noProof/>
        </w:rPr>
        <w:drawing>
          <wp:inline distT="0" distB="0" distL="0" distR="0" wp14:anchorId="30D65040" wp14:editId="177EC5C2">
            <wp:extent cx="4320000" cy="3027570"/>
            <wp:effectExtent l="0" t="0" r="4445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2"/>
                    <a:stretch/>
                  </pic:blipFill>
                  <pic:spPr bwMode="auto">
                    <a:xfrm>
                      <a:off x="0" y="0"/>
                      <a:ext cx="4320000" cy="30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BACFD" w14:textId="31D6310D" w:rsidR="00CA628C" w:rsidRDefault="00670104" w:rsidP="00670104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</w:instrText>
      </w:r>
      <w:r w:rsidR="002D6CF3">
        <w:instrText xml:space="preserve">ARABIC \s 1 </w:instrText>
      </w:r>
      <w:r w:rsidR="002D6CF3">
        <w:fldChar w:fldCharType="separate"/>
      </w:r>
      <w:r w:rsidR="005C7212">
        <w:rPr>
          <w:noProof/>
        </w:rPr>
        <w:t>13</w:t>
      </w:r>
      <w:r w:rsidR="002D6CF3">
        <w:rPr>
          <w:noProof/>
        </w:rPr>
        <w:fldChar w:fldCharType="end"/>
      </w:r>
      <w:r>
        <w:t xml:space="preserve"> </w:t>
      </w:r>
      <w:r w:rsidRPr="009D40C0">
        <w:t>Wykres prędkości pojazdów - prostokątna zmiana prędkości NPC</w:t>
      </w:r>
    </w:p>
    <w:p w14:paraId="42C70DE9" w14:textId="77777777" w:rsidR="00670104" w:rsidRPr="00670104" w:rsidRDefault="00670104" w:rsidP="00670104"/>
    <w:p w14:paraId="68F23C74" w14:textId="77777777" w:rsidR="00670104" w:rsidRDefault="00CA628C" w:rsidP="00670104">
      <w:pPr>
        <w:keepNext/>
        <w:jc w:val="center"/>
      </w:pPr>
      <w:r>
        <w:rPr>
          <w:noProof/>
        </w:rPr>
        <w:drawing>
          <wp:inline distT="0" distB="0" distL="0" distR="0" wp14:anchorId="536568A9" wp14:editId="27BF045E">
            <wp:extent cx="4320000" cy="3027570"/>
            <wp:effectExtent l="0" t="0" r="4445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2"/>
                    <a:stretch/>
                  </pic:blipFill>
                  <pic:spPr bwMode="auto">
                    <a:xfrm>
                      <a:off x="0" y="0"/>
                      <a:ext cx="4320000" cy="30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41FF" w14:textId="03E8E1F1" w:rsidR="00CA628C" w:rsidRDefault="00670104" w:rsidP="00670104">
      <w:pPr>
        <w:pStyle w:val="Legenda"/>
        <w:jc w:val="center"/>
      </w:pPr>
      <w:bookmarkStart w:id="102" w:name="_Ref91445985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14</w:t>
      </w:r>
      <w:r w:rsidR="002D6CF3">
        <w:rPr>
          <w:noProof/>
        </w:rPr>
        <w:fldChar w:fldCharType="end"/>
      </w:r>
      <w:bookmarkEnd w:id="102"/>
      <w:r>
        <w:t xml:space="preserve"> </w:t>
      </w:r>
      <w:r w:rsidRPr="006C2879">
        <w:t>Wykres odległości od pojazdu NPC - prostokątna zmiana prędkości NPC</w:t>
      </w:r>
    </w:p>
    <w:p w14:paraId="660978F7" w14:textId="77777777" w:rsidR="00670104" w:rsidRPr="00670104" w:rsidRDefault="00670104" w:rsidP="00670104"/>
    <w:p w14:paraId="02CC07D7" w14:textId="31AE2E70" w:rsidR="00E15988" w:rsidRDefault="00E15988" w:rsidP="00670104">
      <w:pPr>
        <w:ind w:firstLine="432"/>
        <w:jc w:val="both"/>
      </w:pPr>
      <w:r>
        <w:t xml:space="preserve">Choć na pierwszy rzut oka, w przypadku gwałtownych zmian prędkości pojazdu NPC, </w:t>
      </w:r>
      <w:r w:rsidR="00082AC3">
        <w:t xml:space="preserve">przebieg regulacji dystansu </w:t>
      </w:r>
      <w:r w:rsidR="00CD34EF">
        <w:t>(</w:t>
      </w:r>
      <w:r w:rsidR="00670104">
        <w:fldChar w:fldCharType="begin"/>
      </w:r>
      <w:r w:rsidR="00670104">
        <w:instrText xml:space="preserve"> REF _Ref91445985 \h </w:instrText>
      </w:r>
      <w:r w:rsidR="00670104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14</w:t>
      </w:r>
      <w:r w:rsidR="00670104">
        <w:fldChar w:fldCharType="end"/>
      </w:r>
      <w:r w:rsidR="00CD34EF">
        <w:t xml:space="preserve">) </w:t>
      </w:r>
      <w:r w:rsidR="00082AC3">
        <w:t xml:space="preserve">zdaje się być lepszy niż dla </w:t>
      </w:r>
      <w:r w:rsidR="00CD34EF">
        <w:t>zmian sinusoidalnych (</w:t>
      </w:r>
      <w:r w:rsidR="00CD34EF">
        <w:fldChar w:fldCharType="begin"/>
      </w:r>
      <w:r w:rsidR="00CD34EF">
        <w:instrText xml:space="preserve"> REF _Ref91445925 \h </w:instrText>
      </w:r>
      <w:r w:rsidR="00CD34EF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12</w:t>
      </w:r>
      <w:r w:rsidR="00CD34EF">
        <w:fldChar w:fldCharType="end"/>
      </w:r>
      <w:r w:rsidR="00CD34EF">
        <w:t xml:space="preserve">), </w:t>
      </w:r>
      <w:r w:rsidR="00DC631E">
        <w:t>to przy dobranych parametrach regulatorów, doszło do niedopuszczalnej sytuacji kolizji</w:t>
      </w:r>
      <w:r w:rsidR="00B77B36">
        <w:t>. W 70 sekundzie symulacji p</w:t>
      </w:r>
      <w:r w:rsidR="00A404A9">
        <w:t xml:space="preserve">rędkość pojazdu ego była większa niż </w:t>
      </w:r>
      <w:r w:rsidR="00484263">
        <w:t xml:space="preserve">dla poprzednich cykli oscylacji co uniemożliwiło dostateczne wyhamowanie i doprowadziło do </w:t>
      </w:r>
      <w:r w:rsidR="00E71795">
        <w:t>zderzenia się pojazdów.</w:t>
      </w:r>
    </w:p>
    <w:p w14:paraId="046640AE" w14:textId="5F75B025" w:rsidR="00855528" w:rsidRDefault="00855528" w:rsidP="00855528">
      <w:pPr>
        <w:pStyle w:val="Nagwek2"/>
      </w:pPr>
      <w:bookmarkStart w:id="103" w:name="_Toc91700348"/>
      <w:r>
        <w:lastRenderedPageBreak/>
        <w:t>Scenariusz #4</w:t>
      </w:r>
      <w:r w:rsidR="00DD7385">
        <w:t xml:space="preserve"> </w:t>
      </w:r>
      <w:r w:rsidR="00D36BF6">
        <w:t>– środowisko numer 2</w:t>
      </w:r>
      <w:r w:rsidR="00173051">
        <w:t xml:space="preserve"> – teren niezabudowany</w:t>
      </w:r>
      <w:bookmarkEnd w:id="103"/>
    </w:p>
    <w:p w14:paraId="08B3EA08" w14:textId="2A403768" w:rsidR="00E70BA1" w:rsidRDefault="00E70BA1" w:rsidP="006835B6">
      <w:pPr>
        <w:ind w:firstLine="432"/>
        <w:jc w:val="both"/>
      </w:pPr>
      <w:r>
        <w:t>Czwarty test miał za zadanie sprawdzić działanie tempomatu adaptacyjnego</w:t>
      </w:r>
      <w:r w:rsidR="00A37555">
        <w:t xml:space="preserve"> w innym środowisku. Test został przeprowadzony na drugiej mapie testowej, która posiada wiele </w:t>
      </w:r>
      <w:r w:rsidR="000D7B33">
        <w:t>zakrętów o małej krzywiźnie.</w:t>
      </w:r>
    </w:p>
    <w:p w14:paraId="6A7B3156" w14:textId="77777777" w:rsidR="00B80FF2" w:rsidRDefault="00B80FF2" w:rsidP="006835B6">
      <w:pPr>
        <w:ind w:firstLine="432"/>
        <w:jc w:val="both"/>
        <w:rPr>
          <w:noProof/>
        </w:rPr>
      </w:pPr>
    </w:p>
    <w:p w14:paraId="54EEF8E3" w14:textId="77777777" w:rsidR="007243EA" w:rsidRDefault="00B80FF2" w:rsidP="007243EA">
      <w:pPr>
        <w:keepNext/>
        <w:ind w:firstLine="432"/>
        <w:jc w:val="center"/>
      </w:pPr>
      <w:r>
        <w:rPr>
          <w:noProof/>
        </w:rPr>
        <w:drawing>
          <wp:inline distT="0" distB="0" distL="0" distR="0" wp14:anchorId="1E19C51B" wp14:editId="4E8103EF">
            <wp:extent cx="4320000" cy="3037274"/>
            <wp:effectExtent l="0" t="0" r="4445" b="0"/>
            <wp:docPr id="106257504" name="Obraz 106257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9"/>
                    <a:stretch/>
                  </pic:blipFill>
                  <pic:spPr bwMode="auto">
                    <a:xfrm>
                      <a:off x="0" y="0"/>
                      <a:ext cx="4320000" cy="303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BBEF2" w14:textId="71AF8FFF" w:rsidR="00B80FF2" w:rsidRDefault="007243EA" w:rsidP="007243EA">
      <w:pPr>
        <w:pStyle w:val="Legenda"/>
        <w:jc w:val="center"/>
      </w:pPr>
      <w:bookmarkStart w:id="104" w:name="_Ref91448461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15</w:t>
      </w:r>
      <w:r w:rsidR="002D6CF3">
        <w:rPr>
          <w:noProof/>
        </w:rPr>
        <w:fldChar w:fldCharType="end"/>
      </w:r>
      <w:bookmarkEnd w:id="104"/>
      <w:r>
        <w:t xml:space="preserve"> </w:t>
      </w:r>
      <w:r w:rsidRPr="00C34873">
        <w:t>Wykres prędkości pojazdów - trasa nr 2</w:t>
      </w:r>
    </w:p>
    <w:p w14:paraId="5E9F4054" w14:textId="77777777" w:rsidR="00B80FF2" w:rsidRDefault="00B80FF2" w:rsidP="00B80FF2">
      <w:pPr>
        <w:ind w:firstLine="432"/>
        <w:jc w:val="center"/>
      </w:pPr>
    </w:p>
    <w:p w14:paraId="79AE05A5" w14:textId="77777777" w:rsidR="007243EA" w:rsidRDefault="00B80FF2" w:rsidP="007243EA">
      <w:pPr>
        <w:keepNext/>
        <w:ind w:firstLine="432"/>
        <w:jc w:val="center"/>
      </w:pPr>
      <w:r>
        <w:rPr>
          <w:noProof/>
        </w:rPr>
        <w:drawing>
          <wp:inline distT="0" distB="0" distL="0" distR="0" wp14:anchorId="67AC420B" wp14:editId="62E7C939">
            <wp:extent cx="4320000" cy="3028368"/>
            <wp:effectExtent l="0" t="0" r="4445" b="635"/>
            <wp:docPr id="106257505" name="Obraz 10625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4"/>
                    <a:stretch/>
                  </pic:blipFill>
                  <pic:spPr bwMode="auto">
                    <a:xfrm>
                      <a:off x="0" y="0"/>
                      <a:ext cx="4320000" cy="302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38C8" w14:textId="022748D5" w:rsidR="00B80FF2" w:rsidRDefault="007243EA" w:rsidP="007243EA">
      <w:pPr>
        <w:pStyle w:val="Legenda"/>
        <w:jc w:val="center"/>
      </w:pPr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16</w:t>
      </w:r>
      <w:r w:rsidR="002D6CF3">
        <w:rPr>
          <w:noProof/>
        </w:rPr>
        <w:fldChar w:fldCharType="end"/>
      </w:r>
      <w:r>
        <w:t xml:space="preserve"> </w:t>
      </w:r>
      <w:r w:rsidRPr="00713C2C">
        <w:t>Wykres odległości od pojazdu NPC - trasa nr 2</w:t>
      </w:r>
    </w:p>
    <w:p w14:paraId="7F240ED7" w14:textId="4C92B177" w:rsidR="00CE135A" w:rsidRDefault="00CE135A" w:rsidP="00CE135A">
      <w:pPr>
        <w:jc w:val="both"/>
      </w:pPr>
    </w:p>
    <w:p w14:paraId="7FA9DD75" w14:textId="54F83097" w:rsidR="00CE135A" w:rsidRDefault="00CE135A" w:rsidP="009164F3">
      <w:pPr>
        <w:ind w:firstLine="432"/>
        <w:jc w:val="both"/>
      </w:pPr>
      <w:r>
        <w:t>Łuki o bardzo małej krzywiźnie nie wpływają negatywnie na jakość regulacji.</w:t>
      </w:r>
      <w:r w:rsidR="000D6369">
        <w:t xml:space="preserve"> System osiąga</w:t>
      </w:r>
      <w:r w:rsidR="00E017A7">
        <w:t xml:space="preserve"> </w:t>
      </w:r>
      <w:r w:rsidR="000D6369">
        <w:t xml:space="preserve">stan </w:t>
      </w:r>
      <w:r w:rsidR="00E017A7">
        <w:t>oscylujący</w:t>
      </w:r>
      <w:r w:rsidR="00932A1B">
        <w:t xml:space="preserve"> wokół wartości zadanej z bardzo małą amplitudą drgań</w:t>
      </w:r>
      <w:r w:rsidR="00E61102">
        <w:t xml:space="preserve">. </w:t>
      </w:r>
      <w:r w:rsidR="00107F52">
        <w:t>W tym przypadku obserwujemy jednak stałe niegasnące oscylacje prędkości</w:t>
      </w:r>
      <w:r w:rsidR="009C43E9">
        <w:t xml:space="preserve"> (</w:t>
      </w:r>
      <w:r w:rsidR="009C43E9">
        <w:fldChar w:fldCharType="begin"/>
      </w:r>
      <w:r w:rsidR="009C43E9">
        <w:instrText xml:space="preserve"> REF _Ref91448461 \h </w:instrText>
      </w:r>
      <w:r w:rsidR="009C43E9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15</w:t>
      </w:r>
      <w:r w:rsidR="009C43E9">
        <w:fldChar w:fldCharType="end"/>
      </w:r>
      <w:r w:rsidR="009C43E9">
        <w:t>)</w:t>
      </w:r>
      <w:r w:rsidR="00107F52">
        <w:t xml:space="preserve">, wynikają </w:t>
      </w:r>
      <w:r w:rsidR="00107F52">
        <w:lastRenderedPageBreak/>
        <w:t xml:space="preserve">one </w:t>
      </w:r>
      <w:r w:rsidR="00AC461A">
        <w:t xml:space="preserve">ze zmian położenia pojazdu NPC </w:t>
      </w:r>
      <w:r w:rsidR="00461A48">
        <w:t xml:space="preserve"> w obu kierunkach skrętu </w:t>
      </w:r>
      <w:r w:rsidR="00AC461A">
        <w:t xml:space="preserve">względem </w:t>
      </w:r>
      <w:r w:rsidR="009C43E9">
        <w:t>pojazdu ego</w:t>
      </w:r>
      <w:r w:rsidR="00A909A1">
        <w:t xml:space="preserve"> co może mieć wpływ na radarowe odczyty.</w:t>
      </w:r>
    </w:p>
    <w:p w14:paraId="2E28CDAE" w14:textId="77777777" w:rsidR="002D50E7" w:rsidRDefault="002D50E7" w:rsidP="002D50E7">
      <w:pPr>
        <w:jc w:val="both"/>
      </w:pPr>
    </w:p>
    <w:p w14:paraId="6D40A12D" w14:textId="00F29DAD" w:rsidR="002D50E7" w:rsidRDefault="002D50E7" w:rsidP="002D50E7">
      <w:pPr>
        <w:pStyle w:val="Nagwek2"/>
      </w:pPr>
      <w:bookmarkStart w:id="105" w:name="_Toc91700349"/>
      <w:r>
        <w:t>Scenariusz #5</w:t>
      </w:r>
      <w:r w:rsidR="00DD7385">
        <w:t xml:space="preserve"> – </w:t>
      </w:r>
      <w:r w:rsidR="00D36BF6">
        <w:t>środowisko numer 3 – mapa miejska</w:t>
      </w:r>
      <w:bookmarkEnd w:id="105"/>
    </w:p>
    <w:p w14:paraId="780F4D87" w14:textId="181F01E6" w:rsidR="00BB5E44" w:rsidRDefault="00ED151B" w:rsidP="00BB5E44">
      <w:pPr>
        <w:ind w:firstLine="578"/>
        <w:jc w:val="both"/>
      </w:pPr>
      <w:r>
        <w:t xml:space="preserve">Ostatnim rozpatrywanym scenariuszem jest przetestowanie działania układu adaptacyjnego tempomatu </w:t>
      </w:r>
      <w:r w:rsidR="000B042A">
        <w:t>w warunkach miejskich. Przygotowane środowisko zawiera</w:t>
      </w:r>
      <w:r w:rsidR="00222C81">
        <w:t xml:space="preserve"> krótkie proste uliczki połączone ostrymi zakrętami.</w:t>
      </w:r>
    </w:p>
    <w:p w14:paraId="710295EB" w14:textId="77777777" w:rsidR="00960041" w:rsidRDefault="00BB5E44" w:rsidP="00960041">
      <w:pPr>
        <w:keepNext/>
        <w:jc w:val="center"/>
      </w:pPr>
      <w:r>
        <w:rPr>
          <w:noProof/>
        </w:rPr>
        <w:drawing>
          <wp:inline distT="0" distB="0" distL="0" distR="0" wp14:anchorId="0B841120" wp14:editId="6B1A30DF">
            <wp:extent cx="4320000" cy="3028367"/>
            <wp:effectExtent l="0" t="0" r="4445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4"/>
                    <a:stretch/>
                  </pic:blipFill>
                  <pic:spPr bwMode="auto">
                    <a:xfrm>
                      <a:off x="0" y="0"/>
                      <a:ext cx="4320000" cy="302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41B07" w14:textId="55E32B2C" w:rsidR="005207BC" w:rsidRDefault="00960041" w:rsidP="00960041">
      <w:pPr>
        <w:pStyle w:val="Legenda"/>
        <w:jc w:val="center"/>
      </w:pPr>
      <w:bookmarkStart w:id="106" w:name="_Ref91528432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17</w:t>
      </w:r>
      <w:r w:rsidR="002D6CF3">
        <w:rPr>
          <w:noProof/>
        </w:rPr>
        <w:fldChar w:fldCharType="end"/>
      </w:r>
      <w:bookmarkEnd w:id="106"/>
      <w:r>
        <w:t xml:space="preserve"> Wykres prędkości pojazdów - trasa nr 3</w:t>
      </w:r>
    </w:p>
    <w:p w14:paraId="6C12C316" w14:textId="77777777" w:rsidR="00BB5E44" w:rsidRDefault="00BB5E44" w:rsidP="00ED151B">
      <w:pPr>
        <w:rPr>
          <w:noProof/>
        </w:rPr>
      </w:pPr>
    </w:p>
    <w:p w14:paraId="71ABBD54" w14:textId="77777777" w:rsidR="00960041" w:rsidRDefault="00BB5E44" w:rsidP="00960041">
      <w:pPr>
        <w:keepNext/>
        <w:jc w:val="center"/>
      </w:pPr>
      <w:r>
        <w:rPr>
          <w:noProof/>
        </w:rPr>
        <w:drawing>
          <wp:inline distT="0" distB="0" distL="0" distR="0" wp14:anchorId="27B477CC" wp14:editId="55B3DA90">
            <wp:extent cx="4320000" cy="3019460"/>
            <wp:effectExtent l="0" t="0" r="444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8"/>
                    <a:stretch/>
                  </pic:blipFill>
                  <pic:spPr bwMode="auto">
                    <a:xfrm>
                      <a:off x="0" y="0"/>
                      <a:ext cx="4320000" cy="301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EFCBB" w14:textId="09090D8E" w:rsidR="00BB5E44" w:rsidRDefault="00960041" w:rsidP="00960041">
      <w:pPr>
        <w:pStyle w:val="Legenda"/>
        <w:jc w:val="center"/>
      </w:pPr>
      <w:bookmarkStart w:id="107" w:name="_Ref91528118"/>
      <w:r>
        <w:t xml:space="preserve">Rysunek </w:t>
      </w:r>
      <w:r w:rsidR="002D6CF3">
        <w:fldChar w:fldCharType="begin"/>
      </w:r>
      <w:r w:rsidR="002D6CF3">
        <w:instrText xml:space="preserve"> STYLEREF 1 \s </w:instrText>
      </w:r>
      <w:r w:rsidR="002D6CF3">
        <w:fldChar w:fldCharType="separate"/>
      </w:r>
      <w:r w:rsidR="005C7212">
        <w:rPr>
          <w:noProof/>
        </w:rPr>
        <w:t>8</w:t>
      </w:r>
      <w:r w:rsidR="002D6CF3">
        <w:rPr>
          <w:noProof/>
        </w:rPr>
        <w:fldChar w:fldCharType="end"/>
      </w:r>
      <w:r w:rsidR="00CC3C01">
        <w:t>.</w:t>
      </w:r>
      <w:r w:rsidR="002D6CF3">
        <w:fldChar w:fldCharType="begin"/>
      </w:r>
      <w:r w:rsidR="002D6CF3">
        <w:instrText xml:space="preserve"> SEQ Rysunek \* ARABIC \s 1 </w:instrText>
      </w:r>
      <w:r w:rsidR="002D6CF3">
        <w:fldChar w:fldCharType="separate"/>
      </w:r>
      <w:r w:rsidR="005C7212">
        <w:rPr>
          <w:noProof/>
        </w:rPr>
        <w:t>18</w:t>
      </w:r>
      <w:r w:rsidR="002D6CF3">
        <w:rPr>
          <w:noProof/>
        </w:rPr>
        <w:fldChar w:fldCharType="end"/>
      </w:r>
      <w:bookmarkEnd w:id="107"/>
      <w:r>
        <w:t xml:space="preserve"> Wykres odległości od pojazdu NPC - trasa nr 3</w:t>
      </w:r>
    </w:p>
    <w:p w14:paraId="0D0B6890" w14:textId="3AB228BB" w:rsidR="00960041" w:rsidRPr="00960041" w:rsidRDefault="00AB59EA" w:rsidP="00672FE7">
      <w:pPr>
        <w:ind w:firstLine="432"/>
        <w:jc w:val="both"/>
      </w:pPr>
      <w:r>
        <w:lastRenderedPageBreak/>
        <w:t>Obserwując przebieg</w:t>
      </w:r>
      <w:r w:rsidR="001F7ED5">
        <w:t xml:space="preserve"> </w:t>
      </w:r>
      <w:r>
        <w:t>odległości (</w:t>
      </w:r>
      <w:r>
        <w:fldChar w:fldCharType="begin"/>
      </w:r>
      <w:r>
        <w:instrText xml:space="preserve"> REF _Ref91528118 \h </w:instrText>
      </w:r>
      <w:r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18</w:t>
      </w:r>
      <w:r>
        <w:fldChar w:fldCharType="end"/>
      </w:r>
      <w:r>
        <w:t xml:space="preserve">) </w:t>
      </w:r>
      <w:r w:rsidR="001F7ED5">
        <w:t xml:space="preserve">zbadany w środowisku miejskim możemy zauważyć znaczną różnicę względem poprzednich testów układu regulacji. </w:t>
      </w:r>
      <w:r w:rsidR="0090761F">
        <w:t>W tym przypadku dochodzi do znacznych, a co ważne niezmiennych przeregulowań</w:t>
      </w:r>
      <w:r w:rsidR="00EE1228">
        <w:t>. Obserwujemy niejako uchyby ustalone na prostych odcinkach dróg pomiędzy danymi zakrętami</w:t>
      </w:r>
      <w:r w:rsidR="00E96E7D">
        <w:t xml:space="preserve">. </w:t>
      </w:r>
      <w:r w:rsidR="00181C8F">
        <w:t xml:space="preserve">Jest to wynik ciągłych utrat detekcji radarowych i w konsekwencji automatycznego </w:t>
      </w:r>
      <w:r w:rsidR="00E7769A">
        <w:t xml:space="preserve">zwiększania prędkości na zakrętach. </w:t>
      </w:r>
      <w:r w:rsidR="00067835">
        <w:t xml:space="preserve">Dobrane parametry układu regulacji spowodowały </w:t>
      </w:r>
      <w:r w:rsidR="00766404">
        <w:t>w badanym scenariuszu dominację regulatora prędkości</w:t>
      </w:r>
      <w:r w:rsidR="005144B1">
        <w:t>. Mimo uchybu odległości regulator utrzymywał stałą prędkość odczytaną przez radar (</w:t>
      </w:r>
      <w:r w:rsidR="005144B1">
        <w:fldChar w:fldCharType="begin"/>
      </w:r>
      <w:r w:rsidR="005144B1">
        <w:instrText xml:space="preserve"> REF _Ref91528432 \h </w:instrText>
      </w:r>
      <w:r w:rsidR="005144B1">
        <w:fldChar w:fldCharType="separate"/>
      </w:r>
      <w:r w:rsidR="005C7212">
        <w:t xml:space="preserve">Rysunek </w:t>
      </w:r>
      <w:r w:rsidR="005C7212">
        <w:rPr>
          <w:noProof/>
        </w:rPr>
        <w:t>8</w:t>
      </w:r>
      <w:r w:rsidR="005C7212">
        <w:t>.</w:t>
      </w:r>
      <w:r w:rsidR="005C7212">
        <w:rPr>
          <w:noProof/>
        </w:rPr>
        <w:t>17</w:t>
      </w:r>
      <w:r w:rsidR="005144B1">
        <w:fldChar w:fldCharType="end"/>
      </w:r>
      <w:r w:rsidR="005144B1">
        <w:t>) na prostych odcinkach.</w:t>
      </w:r>
    </w:p>
    <w:p w14:paraId="715A9EB7" w14:textId="3CFDF081" w:rsidR="008E6E50" w:rsidRDefault="00A33A7A" w:rsidP="008E6E50">
      <w:pPr>
        <w:pStyle w:val="Nagwek1"/>
      </w:pPr>
      <w:bookmarkStart w:id="108" w:name="_Toc91700350"/>
      <w:r>
        <w:t>Wnioski</w:t>
      </w:r>
      <w:bookmarkEnd w:id="108"/>
    </w:p>
    <w:p w14:paraId="5A13DF06" w14:textId="77777777" w:rsidR="00EB0DAF" w:rsidRDefault="00326922" w:rsidP="00964179">
      <w:pPr>
        <w:ind w:firstLine="432"/>
        <w:jc w:val="both"/>
      </w:pPr>
      <w:r>
        <w:t>Implementacja</w:t>
      </w:r>
      <w:r w:rsidR="008D49AA">
        <w:t xml:space="preserve"> </w:t>
      </w:r>
      <w:r>
        <w:t>systemu adaptacyjnego tempomatu</w:t>
      </w:r>
      <w:r w:rsidR="008D49AA">
        <w:t xml:space="preserve"> dla symulatora CARLA</w:t>
      </w:r>
      <w:r>
        <w:t xml:space="preserve"> zakończyła się sukcesem. </w:t>
      </w:r>
      <w:r w:rsidR="005D5DA2">
        <w:t>W sprzyjających warunkach</w:t>
      </w:r>
      <w:r w:rsidR="001D2A21">
        <w:t>,</w:t>
      </w:r>
      <w:r w:rsidR="005D5DA2">
        <w:t xml:space="preserve"> dr</w:t>
      </w:r>
      <w:r w:rsidR="00731C19">
        <w:t xml:space="preserve">óg stosunkowo prostych </w:t>
      </w:r>
      <w:r w:rsidR="002C1AB0">
        <w:t>i braku nagłych zmian prędkości</w:t>
      </w:r>
      <w:r w:rsidR="001D2A21">
        <w:t>,</w:t>
      </w:r>
      <w:r w:rsidR="002C1AB0">
        <w:t xml:space="preserve"> układ regulacji działa poprawnie.</w:t>
      </w:r>
      <w:r w:rsidR="005D5DA2">
        <w:t xml:space="preserve"> </w:t>
      </w:r>
      <w:r w:rsidR="007A75AC">
        <w:t xml:space="preserve">Zgodnie z oczekiwaniami regulator prędkości stara się utrzymywać zerową relatywną prędkość między pojazdami, a regulator odległości wprowadza korektę </w:t>
      </w:r>
      <w:r w:rsidR="00BB0227">
        <w:t>utrzymując zadany dystans.</w:t>
      </w:r>
      <w:r w:rsidR="00E22662">
        <w:t xml:space="preserve"> </w:t>
      </w:r>
    </w:p>
    <w:p w14:paraId="3F97F7CB" w14:textId="735F79EB" w:rsidR="00E52DCB" w:rsidRDefault="00E22662" w:rsidP="009A6BFB">
      <w:pPr>
        <w:ind w:firstLine="432"/>
        <w:jc w:val="both"/>
      </w:pPr>
      <w:r>
        <w:t xml:space="preserve">W trakcie testów ujawniły się także </w:t>
      </w:r>
      <w:r w:rsidR="00656D3C">
        <w:t>ograniczenia</w:t>
      </w:r>
      <w:r w:rsidR="000A10AA">
        <w:t xml:space="preserve"> </w:t>
      </w:r>
      <w:r w:rsidR="002511FF">
        <w:t>dla</w:t>
      </w:r>
      <w:r w:rsidR="000A10AA">
        <w:t xml:space="preserve"> </w:t>
      </w:r>
      <w:r w:rsidR="00656D3C">
        <w:t xml:space="preserve">tego typu systemów. Podobnie jak w rzeczywistych </w:t>
      </w:r>
      <w:r w:rsidR="00A85AE3">
        <w:t>rozwiązaniach</w:t>
      </w:r>
      <w:r w:rsidR="002511FF">
        <w:t>,</w:t>
      </w:r>
      <w:r w:rsidR="00A85AE3">
        <w:t xml:space="preserve"> tempomat adaptacyjny nie radzi sobie w przypadkach nagłego hamowania oraz </w:t>
      </w:r>
      <w:r w:rsidR="00D32DB8">
        <w:t>częstych utrat detekcji obiektów.</w:t>
      </w:r>
      <w:r w:rsidR="006D131F">
        <w:t xml:space="preserve"> </w:t>
      </w:r>
      <w:r w:rsidR="005632E2">
        <w:t xml:space="preserve"> Należy pamiętać, że </w:t>
      </w:r>
      <w:r w:rsidR="00597A45">
        <w:t>adaptacyjny tempomat nie jest w żadnym przypadku systemem bezpieczeństwa</w:t>
      </w:r>
      <w:r w:rsidR="003B77EE">
        <w:t xml:space="preserve">, a </w:t>
      </w:r>
      <w:r w:rsidR="00183CA1">
        <w:t>s</w:t>
      </w:r>
      <w:r w:rsidR="003B77EE">
        <w:t>yntetyczne testy nie dają pełnego obrazu działania faktycznego systemu</w:t>
      </w:r>
      <w:r w:rsidR="009A6BFB">
        <w:t xml:space="preserve"> </w:t>
      </w:r>
      <w:r w:rsidR="00BD0881">
        <w:fldChar w:fldCharType="begin"/>
      </w:r>
      <w:r w:rsidR="00BD0881">
        <w:instrText xml:space="preserve"> REF _Ref91612332 \r \h </w:instrText>
      </w:r>
      <w:r w:rsidR="00BD0881">
        <w:fldChar w:fldCharType="separate"/>
      </w:r>
      <w:r w:rsidR="005C7212">
        <w:t>[11]</w:t>
      </w:r>
      <w:r w:rsidR="00BD0881">
        <w:fldChar w:fldCharType="end"/>
      </w:r>
      <w:r w:rsidR="003B77EE">
        <w:t>.</w:t>
      </w:r>
      <w:r w:rsidR="00BD0881">
        <w:t xml:space="preserve"> </w:t>
      </w:r>
      <w:r w:rsidR="008070AB">
        <w:t>Jest on klasyfikowany jako system pomocniczy, którego zadaniem jest zwiększenie komfortu jazdy</w:t>
      </w:r>
      <w:r w:rsidR="003A32D0">
        <w:t xml:space="preserve"> </w:t>
      </w:r>
      <w:r w:rsidR="003A32D0">
        <w:fldChar w:fldCharType="begin"/>
      </w:r>
      <w:r w:rsidR="003A32D0">
        <w:instrText xml:space="preserve"> REF _Ref91532628 \r \h </w:instrText>
      </w:r>
      <w:r w:rsidR="003A32D0">
        <w:fldChar w:fldCharType="separate"/>
      </w:r>
      <w:r w:rsidR="005C7212">
        <w:t>[12]</w:t>
      </w:r>
      <w:r w:rsidR="003A32D0">
        <w:fldChar w:fldCharType="end"/>
      </w:r>
      <w:r w:rsidR="008863D1">
        <w:t>. Oczekuje się, że kierowca zachowuje pełną uwagę</w:t>
      </w:r>
      <w:r w:rsidR="00B454DB">
        <w:t xml:space="preserve"> gdy z niego korzysta. </w:t>
      </w:r>
      <w:r w:rsidR="00E10D6C">
        <w:t xml:space="preserve">Zachowuje on bowiem pełną odpowiedzialność za </w:t>
      </w:r>
      <w:r w:rsidR="00CC134F">
        <w:t>bezpieczną jazdę.</w:t>
      </w:r>
    </w:p>
    <w:p w14:paraId="45C138CE" w14:textId="333105DA" w:rsidR="00D44CEA" w:rsidRDefault="00D44CEA" w:rsidP="00964179">
      <w:pPr>
        <w:ind w:firstLine="432"/>
        <w:jc w:val="both"/>
      </w:pPr>
      <w:r>
        <w:t xml:space="preserve">Jedną z największych trudności podczas implementacji okazał się odpowiedni dobór parametrów regulatorów. </w:t>
      </w:r>
      <w:r w:rsidR="00FB1069">
        <w:t xml:space="preserve">Ważne jest aby ich parametry </w:t>
      </w:r>
      <w:r w:rsidR="000D48C9">
        <w:t xml:space="preserve">były dobrane </w:t>
      </w:r>
      <w:r w:rsidR="00167237">
        <w:t>w sposób gwarantujący bezpieczną odległość i brak uchybów ustalonych</w:t>
      </w:r>
      <w:r w:rsidR="00055DD0">
        <w:t>.</w:t>
      </w:r>
      <w:r w:rsidR="006265C7">
        <w:t xml:space="preserve"> </w:t>
      </w:r>
      <w:r w:rsidR="00B668A2">
        <w:t xml:space="preserve">Aby było to możliwe należałoby zbadać </w:t>
      </w:r>
      <w:r w:rsidR="00952FFA">
        <w:t xml:space="preserve">sposób modelowania pojazdów w symulatorze CARLA. </w:t>
      </w:r>
      <w:r w:rsidR="00D947A0">
        <w:t>Znaczna część parametrów pojazdu dotyczących jego fizycznej reprezentacji oraz</w:t>
      </w:r>
      <w:r w:rsidR="00E7552F">
        <w:t xml:space="preserve"> układów mechanicznych jest </w:t>
      </w:r>
      <w:r w:rsidR="00225E7C">
        <w:t xml:space="preserve">dostępna </w:t>
      </w:r>
      <w:r w:rsidR="00E7552F">
        <w:t>za pośrednictwem jednej ze składowych klas</w:t>
      </w:r>
      <w:r w:rsidR="00152585">
        <w:t xml:space="preserve"> - </w:t>
      </w:r>
      <w:proofErr w:type="spellStart"/>
      <w:r w:rsidR="00612340">
        <w:t>carla.VehiclePhysicsControl</w:t>
      </w:r>
      <w:proofErr w:type="spellEnd"/>
      <w:r w:rsidR="006C13D4">
        <w:t xml:space="preserve"> </w:t>
      </w:r>
      <w:r w:rsidR="006C13D4">
        <w:fldChar w:fldCharType="begin"/>
      </w:r>
      <w:r w:rsidR="006C13D4">
        <w:instrText xml:space="preserve"> REF _Ref91700109 \w \h </w:instrText>
      </w:r>
      <w:r w:rsidR="006C13D4">
        <w:fldChar w:fldCharType="separate"/>
      </w:r>
      <w:r w:rsidR="006C13D4">
        <w:t>[5]</w:t>
      </w:r>
      <w:r w:rsidR="006C13D4">
        <w:fldChar w:fldCharType="end"/>
      </w:r>
      <w:r w:rsidR="00612340">
        <w:t xml:space="preserve">. </w:t>
      </w:r>
      <w:r w:rsidR="00677C6F">
        <w:t>Zebranie odpowiednich danych dotyczących wybran</w:t>
      </w:r>
      <w:r w:rsidR="00B07F40">
        <w:t>ego modelu pojazdu</w:t>
      </w:r>
      <w:r w:rsidR="00B56029">
        <w:t xml:space="preserve"> oraz przebiegów odpowiedzi </w:t>
      </w:r>
      <w:r w:rsidR="00035B5E">
        <w:t>skokowych sterowania</w:t>
      </w:r>
      <w:r w:rsidR="00B07F40">
        <w:t xml:space="preserve"> może pozwolić na stworzenie procedury dostrajania układu regulacji </w:t>
      </w:r>
      <w:r w:rsidR="00B43AB0">
        <w:t>tempomatu adaptacyjnego.</w:t>
      </w:r>
    </w:p>
    <w:p w14:paraId="5F0B055F" w14:textId="3C277E04" w:rsidR="00915F34" w:rsidRDefault="00915F34" w:rsidP="00915F34">
      <w:pPr>
        <w:pStyle w:val="Nagwek1"/>
      </w:pPr>
      <w:bookmarkStart w:id="109" w:name="_Toc91700351"/>
      <w:r>
        <w:t>Podsumowanie</w:t>
      </w:r>
      <w:bookmarkEnd w:id="109"/>
    </w:p>
    <w:p w14:paraId="04B17C00" w14:textId="77777777" w:rsidR="00AD4E66" w:rsidRDefault="00CF2F5D" w:rsidP="00964179">
      <w:pPr>
        <w:ind w:firstLine="432"/>
        <w:jc w:val="both"/>
      </w:pPr>
      <w:r>
        <w:t xml:space="preserve">W nowoczesnych pojazdach </w:t>
      </w:r>
      <w:r w:rsidR="003736D9">
        <w:t xml:space="preserve">system adaptacyjnego tempomatu zazwyczaj korzysta z kilku </w:t>
      </w:r>
      <w:r w:rsidR="006375B2">
        <w:t>komplementarnych sensorów</w:t>
      </w:r>
      <w:r w:rsidR="00345A5C">
        <w:t>,</w:t>
      </w:r>
      <w:r w:rsidR="006375B2">
        <w:t xml:space="preserve"> dzięki temu</w:t>
      </w:r>
      <w:r w:rsidR="004511B7">
        <w:t xml:space="preserve"> są one znacznie bardziej niezawodne, co jest </w:t>
      </w:r>
      <w:r w:rsidR="00F92AD5">
        <w:t>z kluczowych</w:t>
      </w:r>
      <w:r w:rsidR="004511B7">
        <w:t xml:space="preserve"> wymogów w branży </w:t>
      </w:r>
      <w:proofErr w:type="spellStart"/>
      <w:r w:rsidR="004511B7">
        <w:t>automotive</w:t>
      </w:r>
      <w:proofErr w:type="spellEnd"/>
      <w:r w:rsidR="004511B7">
        <w:t xml:space="preserve">. </w:t>
      </w:r>
      <w:r w:rsidR="00C86A9B">
        <w:t xml:space="preserve">Obecnie jednak obserwujemy na rynku znaczne zainteresowanie innymi technologiami. </w:t>
      </w:r>
      <w:r w:rsidR="000B7646">
        <w:t xml:space="preserve">Prężnie rozwijane są </w:t>
      </w:r>
      <w:r w:rsidR="002F685C">
        <w:t>rozwiązania</w:t>
      </w:r>
      <w:r w:rsidR="000B7646">
        <w:t xml:space="preserve"> oparte na uczeniu maszynowym i sieciach neuronowych. </w:t>
      </w:r>
      <w:r w:rsidR="002F01FB">
        <w:t>Odpowiednio wytrenowane systemy wizji</w:t>
      </w:r>
      <w:r w:rsidR="00180EB9">
        <w:t xml:space="preserve"> </w:t>
      </w:r>
      <w:r w:rsidR="00BA73C7">
        <w:lastRenderedPageBreak/>
        <w:t>komputerowych</w:t>
      </w:r>
      <w:r w:rsidR="001C1449">
        <w:t xml:space="preserve">, choć ciągle w fazie rozwoju, potrafią </w:t>
      </w:r>
      <w:r w:rsidR="00F86D83">
        <w:t>szybciej identyfikować i reagować na zagrożenia niż człowie</w:t>
      </w:r>
      <w:r w:rsidR="00593A1E">
        <w:t xml:space="preserve">k. </w:t>
      </w:r>
    </w:p>
    <w:p w14:paraId="198213CA" w14:textId="7A24F74A" w:rsidR="001B4EF0" w:rsidRDefault="00AD4E66" w:rsidP="00964179">
      <w:pPr>
        <w:ind w:firstLine="432"/>
        <w:jc w:val="both"/>
      </w:pPr>
      <w:r>
        <w:t xml:space="preserve">Stworzenie prawdziwego pojazdu poziomu piątego </w:t>
      </w:r>
      <w:r w:rsidR="00741841">
        <w:t>w skali autonomiczności</w:t>
      </w:r>
      <w:r w:rsidR="00B02918">
        <w:t>,</w:t>
      </w:r>
      <w:r w:rsidR="003631A8">
        <w:t xml:space="preserve"> </w:t>
      </w:r>
      <w:r w:rsidR="00254938">
        <w:t xml:space="preserve">zrewolucjonizuje </w:t>
      </w:r>
      <w:r w:rsidR="00DD57DE">
        <w:t xml:space="preserve">wiele sektorów gospodarki oraz sposób w jaki patrzymy na komunikację. </w:t>
      </w:r>
      <w:r w:rsidR="003705EA">
        <w:t>Jedn</w:t>
      </w:r>
      <w:r w:rsidR="00DE0B2D">
        <w:t xml:space="preserve">ą z głównych motywacji </w:t>
      </w:r>
      <w:r w:rsidR="00CD6F3B">
        <w:t xml:space="preserve">prac nad </w:t>
      </w:r>
      <w:r w:rsidR="00292D04">
        <w:t xml:space="preserve">tymi technologiami </w:t>
      </w:r>
      <w:r w:rsidR="00DE0B2D">
        <w:t>jest zwiększenie bezpieczeństwa</w:t>
      </w:r>
      <w:r w:rsidR="00EE03BB">
        <w:t xml:space="preserve"> na drogach</w:t>
      </w:r>
      <w:r w:rsidR="00815D78">
        <w:t>.</w:t>
      </w:r>
      <w:r w:rsidR="00BB7396">
        <w:t xml:space="preserve"> </w:t>
      </w:r>
      <w:r w:rsidR="00815D78">
        <w:t>S</w:t>
      </w:r>
      <w:r w:rsidR="00BB7396">
        <w:t xml:space="preserve">ytuacje, w których wypadki </w:t>
      </w:r>
      <w:r w:rsidR="00940746">
        <w:t>są spow</w:t>
      </w:r>
      <w:r w:rsidR="00815D78">
        <w:t>odowane bezpośrednio</w:t>
      </w:r>
      <w:r w:rsidR="00BB7396">
        <w:t xml:space="preserve"> udziałem nietrzeźwych</w:t>
      </w:r>
      <w:r w:rsidR="00B04DFC">
        <w:t>,</w:t>
      </w:r>
      <w:r w:rsidR="00BB7396">
        <w:t xml:space="preserve"> </w:t>
      </w:r>
      <w:r w:rsidR="00B04DFC">
        <w:t xml:space="preserve">zmęczonych lub zwyczajnie nieodpowiedzialnych kierowców mogą zostać </w:t>
      </w:r>
      <w:r w:rsidR="00815D78">
        <w:t xml:space="preserve">znacznie zredukowane lub nawet </w:t>
      </w:r>
      <w:r w:rsidR="005922A6">
        <w:t>całkowicie wyeliminowane</w:t>
      </w:r>
      <w:r w:rsidR="00BB7396">
        <w:t xml:space="preserve">. </w:t>
      </w:r>
      <w:r w:rsidR="000C3B43">
        <w:t>Zmiany te przyczyni</w:t>
      </w:r>
      <w:r w:rsidR="00D45516">
        <w:t>ą</w:t>
      </w:r>
      <w:r w:rsidR="000C3B43">
        <w:t xml:space="preserve"> się także do </w:t>
      </w:r>
      <w:r w:rsidR="001262BA">
        <w:t>redukcji kosztów</w:t>
      </w:r>
      <w:r w:rsidR="009919BD">
        <w:t xml:space="preserve"> i śladu węglowego</w:t>
      </w:r>
      <w:r w:rsidR="001262BA">
        <w:t xml:space="preserve"> poprzez zwiększenie efektywności energetycznej oraz przepustowości </w:t>
      </w:r>
      <w:r w:rsidR="00CF505B">
        <w:t>sieci drogowych</w:t>
      </w:r>
      <w:r w:rsidR="0057328C">
        <w:t xml:space="preserve"> </w:t>
      </w:r>
      <w:r w:rsidR="00A63354">
        <w:fldChar w:fldCharType="begin"/>
      </w:r>
      <w:r w:rsidR="00A63354">
        <w:instrText xml:space="preserve"> REF _Ref91607134 \r \h </w:instrText>
      </w:r>
      <w:r w:rsidR="00A63354">
        <w:fldChar w:fldCharType="separate"/>
      </w:r>
      <w:r w:rsidR="005C7212">
        <w:t>[13]</w:t>
      </w:r>
      <w:r w:rsidR="00A63354">
        <w:fldChar w:fldCharType="end"/>
      </w:r>
      <w:r w:rsidR="00CF505B">
        <w:t xml:space="preserve">. </w:t>
      </w:r>
      <w:r w:rsidR="00F955C1">
        <w:t>Podstawowym czynnikiem opóźniającym rozwój pozostaje jednak koszt.</w:t>
      </w:r>
      <w:r w:rsidR="00B02CBD">
        <w:t xml:space="preserve"> </w:t>
      </w:r>
      <w:r w:rsidR="00C25D47">
        <w:t xml:space="preserve">Integracja systemu </w:t>
      </w:r>
      <w:r w:rsidR="00A85798">
        <w:t>autonomiczności w obecnych prototypach szacowana jest na kilkadziesiąt tysięcy dolarów amerykańskich</w:t>
      </w:r>
      <w:r w:rsidR="002A540C">
        <w:t>, co</w:t>
      </w:r>
      <w:r w:rsidR="008111B5">
        <w:t xml:space="preserve"> </w:t>
      </w:r>
      <w:r w:rsidR="00D96117">
        <w:t xml:space="preserve">skutecznie ogranicza ich </w:t>
      </w:r>
      <w:r w:rsidR="00DF21FF">
        <w:t>atrakcyjność rynkową.</w:t>
      </w:r>
      <w:r w:rsidR="00F955C1">
        <w:t xml:space="preserve"> </w:t>
      </w:r>
    </w:p>
    <w:p w14:paraId="5C419022" w14:textId="7DE6A6FA" w:rsidR="00740E48" w:rsidRDefault="00393DD8" w:rsidP="008C409B">
      <w:pPr>
        <w:ind w:firstLine="432"/>
        <w:jc w:val="both"/>
      </w:pPr>
      <w:r>
        <w:t xml:space="preserve">Choć do pełnej automatyzacji jazdy pozostaje wiele lat </w:t>
      </w:r>
      <w:r w:rsidR="004B3D1B">
        <w:t>i</w:t>
      </w:r>
      <w:r w:rsidR="0056775E">
        <w:t>ntensywnych badań i rozwoju</w:t>
      </w:r>
      <w:r w:rsidR="004B3D1B">
        <w:t>, już teraz pojawiają się pewne obawy.</w:t>
      </w:r>
      <w:r w:rsidR="002D4508">
        <w:t xml:space="preserve"> </w:t>
      </w:r>
      <w:r w:rsidR="0028511A">
        <w:t>Producenci będą musieli zmierzyć się z problemem odpowiedzialności za szkody</w:t>
      </w:r>
      <w:r w:rsidR="00BA4B98">
        <w:t xml:space="preserve"> i</w:t>
      </w:r>
      <w:r w:rsidR="0042662C">
        <w:t xml:space="preserve"> </w:t>
      </w:r>
      <w:r w:rsidR="00CE0445">
        <w:t>rozważeniem tak zwanego dylematu wagonika</w:t>
      </w:r>
      <w:r w:rsidR="0057328C">
        <w:t xml:space="preserve"> </w:t>
      </w:r>
      <w:r w:rsidR="0057328C">
        <w:fldChar w:fldCharType="begin"/>
      </w:r>
      <w:r w:rsidR="0057328C">
        <w:instrText xml:space="preserve"> REF _Ref91607117 \r \h </w:instrText>
      </w:r>
      <w:r w:rsidR="0057328C">
        <w:fldChar w:fldCharType="separate"/>
      </w:r>
      <w:r w:rsidR="005C7212">
        <w:t>[14]</w:t>
      </w:r>
      <w:r w:rsidR="0057328C">
        <w:fldChar w:fldCharType="end"/>
      </w:r>
      <w:r w:rsidR="00CE0445">
        <w:t xml:space="preserve">, który </w:t>
      </w:r>
      <w:r w:rsidR="000F4DC6">
        <w:t>kwestionuje ludzkie pojęcie moralnoś</w:t>
      </w:r>
      <w:r w:rsidR="00613D9D">
        <w:t xml:space="preserve">ci. </w:t>
      </w:r>
      <w:r w:rsidR="00CE79A2">
        <w:t xml:space="preserve">Innym ważnym zagadnieniem jest </w:t>
      </w:r>
      <w:proofErr w:type="spellStart"/>
      <w:r w:rsidR="00CE79A2">
        <w:t>cyberbezpieczeństwo</w:t>
      </w:r>
      <w:proofErr w:type="spellEnd"/>
      <w:r w:rsidR="00CE79A2">
        <w:t>.</w:t>
      </w:r>
      <w:r w:rsidR="00952470">
        <w:t xml:space="preserve"> Aby autonomiczne </w:t>
      </w:r>
      <w:r w:rsidR="000A6E64">
        <w:t xml:space="preserve">pojazdy </w:t>
      </w:r>
      <w:r w:rsidR="00952470">
        <w:t>działały z dużą skutecznością</w:t>
      </w:r>
      <w:r w:rsidR="00B13134">
        <w:t>,</w:t>
      </w:r>
      <w:r w:rsidR="00952470">
        <w:t xml:space="preserve"> </w:t>
      </w:r>
      <w:r w:rsidR="000A6E64">
        <w:t>oczekuje się powstanie systemów komunikacji V2V (</w:t>
      </w:r>
      <w:proofErr w:type="spellStart"/>
      <w:r w:rsidR="000A6E64">
        <w:t>Vehicle</w:t>
      </w:r>
      <w:proofErr w:type="spellEnd"/>
      <w:r w:rsidR="000A6E64">
        <w:t xml:space="preserve"> </w:t>
      </w:r>
      <w:r w:rsidR="00035050">
        <w:t>t</w:t>
      </w:r>
      <w:r w:rsidR="000A6E64">
        <w:t xml:space="preserve">o </w:t>
      </w:r>
      <w:proofErr w:type="spellStart"/>
      <w:r w:rsidR="000A6E64">
        <w:t>Vehicle</w:t>
      </w:r>
      <w:proofErr w:type="spellEnd"/>
      <w:r w:rsidR="000A6E64">
        <w:t xml:space="preserve">) oraz V2I </w:t>
      </w:r>
      <w:r w:rsidR="00035050">
        <w:t>(</w:t>
      </w:r>
      <w:proofErr w:type="spellStart"/>
      <w:r w:rsidR="00035050">
        <w:t>Vehicle</w:t>
      </w:r>
      <w:proofErr w:type="spellEnd"/>
      <w:r w:rsidR="00035050">
        <w:t xml:space="preserve"> to </w:t>
      </w:r>
      <w:proofErr w:type="spellStart"/>
      <w:r w:rsidR="00035050">
        <w:t>Infrastructure</w:t>
      </w:r>
      <w:proofErr w:type="spellEnd"/>
      <w:r w:rsidR="00035050">
        <w:t>)</w:t>
      </w:r>
      <w:r w:rsidR="00653BBE">
        <w:t xml:space="preserve"> </w:t>
      </w:r>
      <w:r w:rsidR="00A36A15">
        <w:t>odpowiedzialn</w:t>
      </w:r>
      <w:r w:rsidR="00653BBE">
        <w:t>ych</w:t>
      </w:r>
      <w:r w:rsidR="00A36A15">
        <w:t xml:space="preserve"> za ko</w:t>
      </w:r>
      <w:r w:rsidR="00227529">
        <w:t xml:space="preserve">ordynację </w:t>
      </w:r>
      <w:r w:rsidR="000679FC">
        <w:t>sterowania pojazdami</w:t>
      </w:r>
      <w:r w:rsidR="00C013F0">
        <w:t xml:space="preserve">. </w:t>
      </w:r>
      <w:r w:rsidR="000A7F8A">
        <w:t>B</w:t>
      </w:r>
      <w:r w:rsidR="00640218">
        <w:t>ędąc systemami komunikacji bezprzewodowej</w:t>
      </w:r>
      <w:r w:rsidR="000A7F8A">
        <w:t xml:space="preserve"> są narażone na nieautoryzowan</w:t>
      </w:r>
      <w:r w:rsidR="005E64C6">
        <w:t>e połączenia,</w:t>
      </w:r>
      <w:r w:rsidR="00576947">
        <w:t xml:space="preserve"> </w:t>
      </w:r>
      <w:r w:rsidR="00693BA2">
        <w:t xml:space="preserve">a </w:t>
      </w:r>
      <w:r w:rsidR="00576947">
        <w:t>nasłuch może być prowadzony przez dowolną osobę posiadającą odpowiedn</w:t>
      </w:r>
      <w:r w:rsidR="0007447C">
        <w:t xml:space="preserve">ie osprzętowanie. </w:t>
      </w:r>
      <w:r w:rsidR="00FA435F">
        <w:t xml:space="preserve">Systemy te muszą </w:t>
      </w:r>
      <w:r w:rsidR="009E3FFA">
        <w:t xml:space="preserve">być </w:t>
      </w:r>
      <w:r w:rsidR="00B1595C">
        <w:t xml:space="preserve">zatem </w:t>
      </w:r>
      <w:r w:rsidR="009E3FFA">
        <w:t>odpowiednio zabezpieczone przed atakami</w:t>
      </w:r>
      <w:r w:rsidR="00C3587E">
        <w:t xml:space="preserve"> </w:t>
      </w:r>
      <w:proofErr w:type="spellStart"/>
      <w:r w:rsidR="00C3587E">
        <w:t>hakerskimi</w:t>
      </w:r>
      <w:proofErr w:type="spellEnd"/>
      <w:r w:rsidR="00C3587E">
        <w:t>, któr</w:t>
      </w:r>
      <w:r w:rsidR="00D76151">
        <w:t xml:space="preserve">ych sprawcy mogą w umyślny sposób prowadzić do </w:t>
      </w:r>
      <w:r w:rsidR="0033430D">
        <w:t xml:space="preserve">niebezpiecznych sytuacji drogowych. </w:t>
      </w:r>
      <w:r w:rsidR="00365772">
        <w:t>Dodatkowo c</w:t>
      </w:r>
      <w:r w:rsidR="00816549">
        <w:t>oraz większa grupa ludzi</w:t>
      </w:r>
      <w:r w:rsidR="00ED2B55">
        <w:t xml:space="preserve"> zaczyna być świadoma powszechnej inwigilacji i stara się dbać o własną prywatność</w:t>
      </w:r>
      <w:r w:rsidR="00411672">
        <w:t xml:space="preserve">, której istnienie </w:t>
      </w:r>
      <w:r w:rsidR="00A94526">
        <w:t xml:space="preserve">w autonomicznym pojeździe </w:t>
      </w:r>
      <w:r w:rsidR="00415232">
        <w:t>może</w:t>
      </w:r>
      <w:r w:rsidR="00234AE1">
        <w:t xml:space="preserve"> opierać się </w:t>
      </w:r>
      <w:r w:rsidR="006E3A8E">
        <w:t xml:space="preserve">jedynie </w:t>
      </w:r>
      <w:r w:rsidR="00234AE1">
        <w:t>o niewiążące zapewnienia producent</w:t>
      </w:r>
      <w:r w:rsidR="006D0869">
        <w:t>a</w:t>
      </w:r>
      <w:r w:rsidR="00455F28">
        <w:t>.</w:t>
      </w:r>
    </w:p>
    <w:p w14:paraId="09C5C51B" w14:textId="77BED850" w:rsidR="00414702" w:rsidRDefault="00414702" w:rsidP="008C409B">
      <w:pPr>
        <w:ind w:firstLine="432"/>
        <w:jc w:val="both"/>
      </w:pPr>
      <w:r>
        <w:t xml:space="preserve">Możemy być pewni jednego, rozwój </w:t>
      </w:r>
      <w:r w:rsidR="00845F05">
        <w:t>pojazdów autonomicznych ruszył pełną parą i wszystko wskazuje</w:t>
      </w:r>
      <w:r w:rsidR="00D809B1">
        <w:t xml:space="preserve"> na to</w:t>
      </w:r>
      <w:r w:rsidR="00845F05">
        <w:t>, że nie zamierza zwalniać</w:t>
      </w:r>
      <w:r w:rsidR="000C1EE5">
        <w:t xml:space="preserve">. </w:t>
      </w:r>
      <w:r w:rsidR="006B76F1">
        <w:t xml:space="preserve">Aby wsiąść do własnego auta z </w:t>
      </w:r>
      <w:r w:rsidR="003D4E7C">
        <w:t>doskonałym</w:t>
      </w:r>
      <w:r w:rsidR="006B76F1">
        <w:t xml:space="preserve"> autopilotem </w:t>
      </w:r>
      <w:r w:rsidR="002529FF">
        <w:t xml:space="preserve">trzeba będzie poczekać </w:t>
      </w:r>
      <w:r w:rsidR="00A80720">
        <w:t xml:space="preserve">jeszcze </w:t>
      </w:r>
      <w:r w:rsidR="002529FF">
        <w:t>co najmniej kilkanaście lat</w:t>
      </w:r>
      <w:r w:rsidR="0015018F">
        <w:t xml:space="preserve"> poświęconych na badania, testy i legislacje</w:t>
      </w:r>
      <w:r w:rsidR="002529FF">
        <w:t xml:space="preserve">, ale </w:t>
      </w:r>
      <w:r w:rsidR="00FE3EB5">
        <w:t xml:space="preserve">zapewne </w:t>
      </w:r>
      <w:r w:rsidR="00984053">
        <w:t xml:space="preserve">już </w:t>
      </w:r>
      <w:r w:rsidR="00AB5061">
        <w:t>w</w:t>
      </w:r>
      <w:r w:rsidR="00013EAC">
        <w:t xml:space="preserve"> </w:t>
      </w:r>
      <w:r w:rsidR="00AB5061">
        <w:t>nieodległej przyszłości</w:t>
      </w:r>
      <w:r w:rsidR="00FE3EB5">
        <w:t xml:space="preserve"> </w:t>
      </w:r>
      <w:r w:rsidR="00992BD9">
        <w:t xml:space="preserve">dane nam będzie korzystać z autonomicznych </w:t>
      </w:r>
      <w:r w:rsidR="00B23503">
        <w:t xml:space="preserve">taksówek </w:t>
      </w:r>
      <w:r w:rsidR="004516C6">
        <w:t>czy</w:t>
      </w:r>
      <w:r w:rsidR="00B23503">
        <w:t xml:space="preserve"> </w:t>
      </w:r>
      <w:r w:rsidR="00992BD9">
        <w:t>pojazdów komunikacji publicznej</w:t>
      </w:r>
      <w:r w:rsidR="00B23503">
        <w:t>.</w:t>
      </w:r>
      <w:r w:rsidR="00992BD9">
        <w:t xml:space="preserve"> </w:t>
      </w:r>
    </w:p>
    <w:p w14:paraId="73D87BD1" w14:textId="4E2D99B3" w:rsidR="00686BBA" w:rsidRPr="00E52DCB" w:rsidRDefault="00D825C5" w:rsidP="008C409B">
      <w:pPr>
        <w:ind w:firstLine="432"/>
        <w:jc w:val="both"/>
      </w:pPr>
      <w:r>
        <w:br w:type="page"/>
      </w:r>
    </w:p>
    <w:p w14:paraId="09D444E6" w14:textId="0E2B08F0" w:rsidR="00746EA1" w:rsidRPr="00CA0909" w:rsidRDefault="00746EA1" w:rsidP="004B00DA">
      <w:pPr>
        <w:pStyle w:val="Nagwek1"/>
        <w:jc w:val="both"/>
      </w:pPr>
      <w:bookmarkStart w:id="110" w:name="_Toc91700352"/>
      <w:r>
        <w:lastRenderedPageBreak/>
        <w:t>Bibliografia</w:t>
      </w:r>
      <w:bookmarkEnd w:id="110"/>
    </w:p>
    <w:p w14:paraId="28D04FBE" w14:textId="6DEA747A" w:rsidR="005F50FA" w:rsidRPr="002B1391" w:rsidRDefault="002B1391" w:rsidP="002B1391">
      <w:pPr>
        <w:numPr>
          <w:ilvl w:val="0"/>
          <w:numId w:val="6"/>
        </w:numPr>
        <w:rPr>
          <w:rFonts w:eastAsia="Calibri"/>
          <w:lang w:val="en-US"/>
        </w:rPr>
      </w:pPr>
      <w:bookmarkStart w:id="111" w:name="_Ref91699462"/>
      <w:bookmarkStart w:id="112" w:name="_Ref91695619"/>
      <w:r w:rsidRPr="00630FEA">
        <w:rPr>
          <w:lang w:val="en-US"/>
        </w:rPr>
        <w:t xml:space="preserve">J. </w:t>
      </w:r>
      <w:proofErr w:type="spellStart"/>
      <w:r w:rsidRPr="00630FEA">
        <w:rPr>
          <w:lang w:val="en-US"/>
        </w:rPr>
        <w:t>Ondruša</w:t>
      </w:r>
      <w:proofErr w:type="spellEnd"/>
      <w:r w:rsidRPr="00630FEA">
        <w:rPr>
          <w:lang w:val="en-US"/>
        </w:rPr>
        <w:t xml:space="preserve">, , E. </w:t>
      </w:r>
      <w:proofErr w:type="spellStart"/>
      <w:r w:rsidRPr="00630FEA">
        <w:rPr>
          <w:lang w:val="en-US"/>
        </w:rPr>
        <w:t>Kollab</w:t>
      </w:r>
      <w:proofErr w:type="spellEnd"/>
      <w:r w:rsidRPr="00630FEA">
        <w:rPr>
          <w:lang w:val="en-US"/>
        </w:rPr>
        <w:t xml:space="preserve"> , P. </w:t>
      </w:r>
      <w:proofErr w:type="spellStart"/>
      <w:r w:rsidRPr="00630FEA">
        <w:rPr>
          <w:lang w:val="en-US"/>
        </w:rPr>
        <w:t>Vertaľb</w:t>
      </w:r>
      <w:proofErr w:type="spellEnd"/>
      <w:r w:rsidRPr="00630FEA">
        <w:rPr>
          <w:lang w:val="en-US"/>
        </w:rPr>
        <w:t xml:space="preserve"> and Ž. </w:t>
      </w:r>
      <w:proofErr w:type="spellStart"/>
      <w:r w:rsidRPr="00630FEA">
        <w:rPr>
          <w:lang w:val="en-US"/>
        </w:rPr>
        <w:t>Šarić</w:t>
      </w:r>
      <w:proofErr w:type="spellEnd"/>
      <w:r w:rsidRPr="00630FEA">
        <w:rPr>
          <w:rFonts w:eastAsia="Calibri"/>
          <w:lang w:val="en-US"/>
        </w:rPr>
        <w:t xml:space="preserve"> </w:t>
      </w:r>
      <w:r w:rsidRPr="00323501">
        <w:rPr>
          <w:rFonts w:eastAsia="Calibri"/>
          <w:i/>
          <w:iCs/>
          <w:lang w:val="en-US"/>
        </w:rPr>
        <w:t>„</w:t>
      </w:r>
      <w:r w:rsidRPr="00323501">
        <w:rPr>
          <w:i/>
          <w:iCs/>
          <w:lang w:val="en-US"/>
        </w:rPr>
        <w:t xml:space="preserve">How Do Autonomous </w:t>
      </w:r>
      <w:r w:rsidRPr="00F750D2">
        <w:rPr>
          <w:i/>
          <w:iCs/>
          <w:lang w:val="en-US"/>
        </w:rPr>
        <w:t>Cars Work?”</w:t>
      </w:r>
      <w:bookmarkEnd w:id="111"/>
    </w:p>
    <w:p w14:paraId="69EA438C" w14:textId="658E8D51" w:rsidR="00410C24" w:rsidRPr="00EB329B" w:rsidRDefault="00410C24" w:rsidP="00410C24">
      <w:pPr>
        <w:numPr>
          <w:ilvl w:val="0"/>
          <w:numId w:val="6"/>
        </w:numPr>
        <w:rPr>
          <w:rFonts w:eastAsia="Calibri"/>
          <w:lang w:val="en-US"/>
        </w:rPr>
      </w:pPr>
      <w:bookmarkStart w:id="113" w:name="_Ref91699461"/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  <w:bookmarkEnd w:id="112"/>
      <w:bookmarkEnd w:id="113"/>
    </w:p>
    <w:p w14:paraId="0572B2A0" w14:textId="1BEF45F4" w:rsidR="00EB329B" w:rsidRPr="00B64DFF" w:rsidRDefault="00EB329B" w:rsidP="00410C24">
      <w:pPr>
        <w:numPr>
          <w:ilvl w:val="0"/>
          <w:numId w:val="6"/>
        </w:numPr>
        <w:rPr>
          <w:rFonts w:eastAsia="Calibri"/>
          <w:lang w:val="en-US"/>
        </w:rPr>
      </w:pPr>
      <w:bookmarkStart w:id="114" w:name="_Ref91695852"/>
      <w:r>
        <w:rPr>
          <w:rFonts w:eastAsia="Calibri"/>
          <w:lang w:val="en-US"/>
        </w:rPr>
        <w:t xml:space="preserve">J. Ni, </w:t>
      </w:r>
      <w:r w:rsidR="004F7EC8">
        <w:rPr>
          <w:rFonts w:eastAsia="Calibri"/>
          <w:lang w:val="en-US"/>
        </w:rPr>
        <w:t xml:space="preserve">Yinan Chen, </w:t>
      </w:r>
      <w:proofErr w:type="spellStart"/>
      <w:r w:rsidR="004F7EC8">
        <w:rPr>
          <w:rFonts w:eastAsia="Calibri"/>
          <w:lang w:val="en-US"/>
        </w:rPr>
        <w:t>Yan.Chen</w:t>
      </w:r>
      <w:proofErr w:type="spellEnd"/>
      <w:r w:rsidR="004F7EC8">
        <w:rPr>
          <w:rFonts w:eastAsia="Calibri"/>
          <w:lang w:val="en-US"/>
        </w:rPr>
        <w:t>, J</w:t>
      </w:r>
      <w:r w:rsidR="002D0869">
        <w:rPr>
          <w:rFonts w:eastAsia="Calibri"/>
          <w:lang w:val="en-US"/>
        </w:rPr>
        <w:t>. Zhu, D. Ali, W. Cao</w:t>
      </w:r>
      <w:r w:rsidR="00F95FB2">
        <w:rPr>
          <w:rFonts w:eastAsia="Calibri"/>
          <w:lang w:val="en-US"/>
        </w:rPr>
        <w:t xml:space="preserve"> </w:t>
      </w:r>
      <w:r w:rsidR="00F95FB2" w:rsidRPr="00F750D2">
        <w:rPr>
          <w:rFonts w:eastAsia="Calibri"/>
          <w:i/>
          <w:iCs/>
          <w:lang w:val="en-US"/>
        </w:rPr>
        <w:t>„</w:t>
      </w:r>
      <w:r w:rsidR="00F95FB2">
        <w:rPr>
          <w:rFonts w:eastAsia="Calibri"/>
          <w:i/>
          <w:iCs/>
          <w:lang w:val="en-US"/>
        </w:rPr>
        <w:t>A Survey on Theories and Applications for Self-Driving Cars Based on Deep Learning Methods”</w:t>
      </w:r>
      <w:bookmarkEnd w:id="114"/>
    </w:p>
    <w:p w14:paraId="3E5D1719" w14:textId="4E0EDFB6" w:rsidR="00B64DFF" w:rsidRPr="00524D26" w:rsidRDefault="00B64DFF" w:rsidP="00B64DFF">
      <w:pPr>
        <w:numPr>
          <w:ilvl w:val="0"/>
          <w:numId w:val="6"/>
        </w:numPr>
        <w:rPr>
          <w:rFonts w:eastAsia="Calibri"/>
          <w:lang w:val="en-GB"/>
        </w:rPr>
      </w:pPr>
      <w:bookmarkStart w:id="115" w:name="_Ref91696051"/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>, G</w:t>
      </w:r>
      <w:r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</w:t>
      </w:r>
      <w:r w:rsidRPr="00F750D2">
        <w:rPr>
          <w:i/>
          <w:iCs/>
          <w:lang w:val="en-GB"/>
        </w:rPr>
        <w:t>„CARLA: An Open Urban Driving Simulator”</w:t>
      </w:r>
      <w:r w:rsidRPr="00BC49DE">
        <w:rPr>
          <w:lang w:val="en-GB"/>
        </w:rPr>
        <w:t>; PMLR 78:1-16</w:t>
      </w:r>
      <w:bookmarkEnd w:id="115"/>
    </w:p>
    <w:p w14:paraId="2A24827E" w14:textId="5E53D2D4" w:rsidR="00524D26" w:rsidRPr="00524D26" w:rsidRDefault="00524D26" w:rsidP="00524D26">
      <w:pPr>
        <w:numPr>
          <w:ilvl w:val="0"/>
          <w:numId w:val="6"/>
        </w:numPr>
        <w:rPr>
          <w:rFonts w:eastAsia="Calibri"/>
        </w:rPr>
      </w:pPr>
      <w:bookmarkStart w:id="116" w:name="_Ref91700109"/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(w wersji 0.9.12) dostępna pod adresem: </w:t>
      </w:r>
      <w:hyperlink r:id="rId56" w:history="1">
        <w:r w:rsidRPr="00F7483F">
          <w:rPr>
            <w:rStyle w:val="Hipercze"/>
            <w:rFonts w:eastAsia="Calibri"/>
          </w:rPr>
          <w:t>https://carla.readthedocs.io/en/0.9.12/</w:t>
        </w:r>
      </w:hyperlink>
      <w:bookmarkEnd w:id="116"/>
    </w:p>
    <w:p w14:paraId="23E52C50" w14:textId="2C574CD8" w:rsidR="0047585B" w:rsidRPr="001A4C84" w:rsidRDefault="0047585B" w:rsidP="0047585B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bookmarkStart w:id="117" w:name="_Ref90922593"/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57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  <w:bookmarkEnd w:id="117"/>
    </w:p>
    <w:p w14:paraId="02174998" w14:textId="6D9F8760" w:rsidR="001A4C84" w:rsidRPr="001A4C84" w:rsidRDefault="001A4C84" w:rsidP="001A4C84">
      <w:pPr>
        <w:numPr>
          <w:ilvl w:val="0"/>
          <w:numId w:val="6"/>
        </w:numPr>
        <w:rPr>
          <w:rFonts w:eastAsia="Calibri"/>
          <w:lang w:val="en-US"/>
        </w:rPr>
      </w:pPr>
      <w:bookmarkStart w:id="118" w:name="_Ref91699609"/>
      <w:r>
        <w:rPr>
          <w:lang w:val="en-US"/>
        </w:rPr>
        <w:t xml:space="preserve">Johannes Schmitz </w:t>
      </w:r>
      <w:proofErr w:type="spellStart"/>
      <w:r>
        <w:rPr>
          <w:lang w:val="en-US"/>
        </w:rPr>
        <w:t>wtyczka</w:t>
      </w:r>
      <w:proofErr w:type="spellEnd"/>
      <w:r>
        <w:rPr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Blender Driving Scenario Creator Addon”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dostępna</w:t>
      </w:r>
      <w:proofErr w:type="spellEnd"/>
      <w:r>
        <w:rPr>
          <w:lang w:val="en-US"/>
        </w:rPr>
        <w:t xml:space="preserve"> pod </w:t>
      </w:r>
      <w:proofErr w:type="spellStart"/>
      <w:r>
        <w:rPr>
          <w:lang w:val="en-US"/>
        </w:rPr>
        <w:t>adresem</w:t>
      </w:r>
      <w:proofErr w:type="spellEnd"/>
      <w:r>
        <w:rPr>
          <w:lang w:val="en-US"/>
        </w:rPr>
        <w:t xml:space="preserve">: </w:t>
      </w:r>
      <w:hyperlink r:id="rId58" w:history="1">
        <w:r w:rsidRPr="00F52ACF">
          <w:rPr>
            <w:rStyle w:val="Hipercze"/>
            <w:lang w:val="en-US"/>
          </w:rPr>
          <w:t>https://github.com/johschmitz/blender-driving-scenario-creator</w:t>
        </w:r>
      </w:hyperlink>
      <w:bookmarkEnd w:id="118"/>
    </w:p>
    <w:p w14:paraId="009928D1" w14:textId="77777777" w:rsidR="002D2F9E" w:rsidRPr="00CB7230" w:rsidRDefault="002D2F9E" w:rsidP="002D2F9E">
      <w:pPr>
        <w:numPr>
          <w:ilvl w:val="0"/>
          <w:numId w:val="6"/>
        </w:numPr>
        <w:rPr>
          <w:rFonts w:eastAsia="Calibri"/>
          <w:lang w:val="en-GB"/>
        </w:rPr>
      </w:pPr>
      <w:bookmarkStart w:id="119" w:name="_Ref91614468"/>
      <w:r w:rsidRPr="00147E0F">
        <w:rPr>
          <w:rFonts w:eastAsia="Calibri"/>
          <w:lang w:val="en-GB"/>
        </w:rPr>
        <w:t xml:space="preserve">N. Prasad Bhatta, M. Geetha Priya </w:t>
      </w:r>
      <w:r w:rsidRPr="00DA3A1D">
        <w:rPr>
          <w:rFonts w:eastAsia="Calibri"/>
          <w:i/>
          <w:iCs/>
          <w:lang w:val="en-US"/>
        </w:rPr>
        <w:t>„</w:t>
      </w:r>
      <w:r w:rsidRPr="00DA3A1D">
        <w:rPr>
          <w:rFonts w:eastAsia="Calibri"/>
          <w:i/>
          <w:iCs/>
          <w:lang w:val="en-GB"/>
        </w:rPr>
        <w:t>RADAR and its Applications”</w:t>
      </w:r>
      <w:bookmarkEnd w:id="119"/>
    </w:p>
    <w:p w14:paraId="47C987E2" w14:textId="170D5B71" w:rsidR="00CB7230" w:rsidRPr="00CB7230" w:rsidRDefault="00CB7230" w:rsidP="00CB7230">
      <w:pPr>
        <w:numPr>
          <w:ilvl w:val="0"/>
          <w:numId w:val="6"/>
        </w:numPr>
        <w:rPr>
          <w:rFonts w:eastAsia="Calibri"/>
          <w:lang w:val="en-GB"/>
        </w:rPr>
      </w:pPr>
      <w:bookmarkStart w:id="120" w:name="_Ref90324887"/>
      <w:bookmarkStart w:id="121" w:name="_Ref90325562"/>
      <w:r w:rsidRPr="00CC66B8">
        <w:rPr>
          <w:rFonts w:eastAsia="Calibri"/>
          <w:lang w:val="en-GB"/>
        </w:rPr>
        <w:t xml:space="preserve">Ridenour, </w:t>
      </w:r>
      <w:r w:rsidRPr="00F750D2">
        <w:rPr>
          <w:rFonts w:eastAsia="Calibri"/>
          <w:i/>
          <w:iCs/>
          <w:lang w:val="en-US"/>
        </w:rPr>
        <w:t>„</w:t>
      </w:r>
      <w:r w:rsidRPr="00DA3A1D">
        <w:rPr>
          <w:rFonts w:eastAsia="Calibri"/>
          <w:i/>
          <w:iCs/>
          <w:lang w:val="en-GB"/>
        </w:rPr>
        <w:t>Radar System Engineering</w:t>
      </w:r>
      <w:r>
        <w:rPr>
          <w:rFonts w:eastAsia="Calibri"/>
          <w:i/>
          <w:iCs/>
          <w:lang w:val="en-GB"/>
        </w:rPr>
        <w:t>”</w:t>
      </w:r>
      <w:r w:rsidRPr="00CC66B8">
        <w:rPr>
          <w:rFonts w:eastAsia="Calibri"/>
          <w:lang w:val="en-GB"/>
        </w:rPr>
        <w:t xml:space="preserve">, MIT Radiation Lab series, Tom 1, 1947, </w:t>
      </w:r>
      <w:proofErr w:type="spellStart"/>
      <w:r w:rsidRPr="00CC66B8">
        <w:rPr>
          <w:rFonts w:eastAsia="Calibri"/>
          <w:lang w:val="en-GB"/>
        </w:rPr>
        <w:t>strona</w:t>
      </w:r>
      <w:proofErr w:type="spellEnd"/>
      <w:r w:rsidRPr="00CC66B8">
        <w:rPr>
          <w:rFonts w:eastAsia="Calibri"/>
          <w:lang w:val="en-GB"/>
        </w:rPr>
        <w:t xml:space="preserve"> 629</w:t>
      </w:r>
      <w:bookmarkEnd w:id="120"/>
      <w:bookmarkEnd w:id="121"/>
    </w:p>
    <w:p w14:paraId="0E2F4E56" w14:textId="2B518B48" w:rsidR="006B753C" w:rsidRDefault="006B753C" w:rsidP="002D2F9E">
      <w:pPr>
        <w:numPr>
          <w:ilvl w:val="0"/>
          <w:numId w:val="6"/>
        </w:numPr>
        <w:rPr>
          <w:rFonts w:eastAsia="Calibri"/>
          <w:lang w:val="en-GB"/>
        </w:rPr>
      </w:pPr>
      <w:bookmarkStart w:id="122" w:name="_Ref91620772"/>
      <w:r>
        <w:rPr>
          <w:rFonts w:eastAsia="Calibri"/>
          <w:lang w:val="en-GB"/>
        </w:rPr>
        <w:t xml:space="preserve">J. Kowal </w:t>
      </w:r>
      <w:r w:rsidRPr="006B753C">
        <w:rPr>
          <w:rFonts w:eastAsia="Calibri"/>
          <w:i/>
          <w:iCs/>
          <w:lang w:val="en-US"/>
        </w:rPr>
        <w:t>„</w:t>
      </w:r>
      <w:proofErr w:type="spellStart"/>
      <w:r w:rsidRPr="006B753C">
        <w:rPr>
          <w:rFonts w:eastAsia="Calibri"/>
          <w:i/>
          <w:iCs/>
          <w:lang w:val="en-GB"/>
        </w:rPr>
        <w:t>Podstawy</w:t>
      </w:r>
      <w:proofErr w:type="spellEnd"/>
      <w:r w:rsidRPr="006B753C">
        <w:rPr>
          <w:rFonts w:eastAsia="Calibri"/>
          <w:i/>
          <w:iCs/>
          <w:lang w:val="en-GB"/>
        </w:rPr>
        <w:t xml:space="preserve"> </w:t>
      </w:r>
      <w:proofErr w:type="spellStart"/>
      <w:r w:rsidRPr="006B753C">
        <w:rPr>
          <w:rFonts w:eastAsia="Calibri"/>
          <w:i/>
          <w:iCs/>
          <w:lang w:val="en-GB"/>
        </w:rPr>
        <w:t>Automatyki</w:t>
      </w:r>
      <w:proofErr w:type="spellEnd"/>
      <w:r w:rsidRPr="006B753C">
        <w:rPr>
          <w:rFonts w:eastAsia="Calibri"/>
          <w:i/>
          <w:iCs/>
          <w:lang w:val="en-GB"/>
        </w:rPr>
        <w:t>”</w:t>
      </w:r>
      <w:r w:rsidR="000E7FF4">
        <w:rPr>
          <w:rFonts w:eastAsia="Calibri"/>
          <w:i/>
          <w:iCs/>
          <w:lang w:val="en-GB"/>
        </w:rPr>
        <w:t xml:space="preserve"> </w:t>
      </w:r>
      <w:r w:rsidR="000E7FF4">
        <w:rPr>
          <w:rFonts w:eastAsia="Calibri"/>
          <w:lang w:val="en-GB"/>
        </w:rPr>
        <w:t xml:space="preserve">Tom </w:t>
      </w:r>
      <w:r w:rsidR="006A3B81">
        <w:rPr>
          <w:rFonts w:eastAsia="Calibri"/>
          <w:lang w:val="en-GB"/>
        </w:rPr>
        <w:t xml:space="preserve">I, Kraków </w:t>
      </w:r>
      <w:proofErr w:type="spellStart"/>
      <w:r w:rsidR="006A3B81">
        <w:rPr>
          <w:rFonts w:eastAsia="Calibri"/>
          <w:lang w:val="en-GB"/>
        </w:rPr>
        <w:t>Wydawnictwo</w:t>
      </w:r>
      <w:proofErr w:type="spellEnd"/>
      <w:r w:rsidR="006A3B81">
        <w:rPr>
          <w:rFonts w:eastAsia="Calibri"/>
          <w:lang w:val="en-GB"/>
        </w:rPr>
        <w:t xml:space="preserve"> AGH</w:t>
      </w:r>
      <w:bookmarkEnd w:id="122"/>
    </w:p>
    <w:p w14:paraId="30170ECC" w14:textId="156DF9FD" w:rsidR="009A6BFB" w:rsidRPr="009A6BFB" w:rsidRDefault="009A6BFB" w:rsidP="009A6BFB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  <w:lang w:val="en-US"/>
        </w:rPr>
      </w:pPr>
      <w:bookmarkStart w:id="123" w:name="_Ref91612332"/>
      <w:r>
        <w:rPr>
          <w:rStyle w:val="Hipercze"/>
          <w:rFonts w:eastAsia="Calibri"/>
          <w:color w:val="auto"/>
          <w:u w:val="none"/>
          <w:lang w:val="en-US"/>
        </w:rPr>
        <w:t>L. Liu</w:t>
      </w:r>
      <w:r w:rsidR="0093210D">
        <w:rPr>
          <w:rStyle w:val="Hipercze"/>
          <w:rFonts w:eastAsia="Calibri"/>
          <w:color w:val="auto"/>
          <w:u w:val="none"/>
          <w:lang w:val="en-US"/>
        </w:rPr>
        <w:t xml:space="preserve">, Q. Zhang, R. Liu, X. Zhu, Z. </w:t>
      </w:r>
      <w:r w:rsidR="00AC68D4" w:rsidRPr="00AC68D4">
        <w:rPr>
          <w:rFonts w:eastAsia="Calibri"/>
          <w:i/>
          <w:iCs/>
          <w:lang w:val="en-US"/>
        </w:rPr>
        <w:t>„</w:t>
      </w:r>
      <w:r w:rsidR="0093210D" w:rsidRPr="00AC68D4">
        <w:rPr>
          <w:rStyle w:val="Hipercze"/>
          <w:rFonts w:eastAsia="Calibri"/>
          <w:i/>
          <w:iCs/>
          <w:color w:val="auto"/>
          <w:u w:val="none"/>
          <w:lang w:val="en-US"/>
        </w:rPr>
        <w:t xml:space="preserve">Ma </w:t>
      </w:r>
      <w:r w:rsidR="00AC68D4" w:rsidRPr="00AC68D4">
        <w:rPr>
          <w:rStyle w:val="Hipercze"/>
          <w:rFonts w:eastAsia="Calibri"/>
          <w:i/>
          <w:iCs/>
          <w:color w:val="auto"/>
          <w:u w:val="none"/>
          <w:lang w:val="en-US"/>
        </w:rPr>
        <w:t>Adaptive Cruise Control System Evaluation According to Human Driving Behavior Characteristics”</w:t>
      </w:r>
      <w:bookmarkEnd w:id="123"/>
    </w:p>
    <w:p w14:paraId="75B0F4A4" w14:textId="74FE3D54" w:rsidR="004E4F90" w:rsidRDefault="0012306C" w:rsidP="004E4F90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  <w:lang w:val="en-US"/>
        </w:rPr>
      </w:pPr>
      <w:bookmarkStart w:id="124" w:name="_Ref91532628"/>
      <w:proofErr w:type="spellStart"/>
      <w:r>
        <w:rPr>
          <w:rFonts w:eastAsia="Calibri"/>
          <w:lang w:val="en-US"/>
        </w:rPr>
        <w:t>Instrukcja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obsługi</w:t>
      </w:r>
      <w:proofErr w:type="spellEnd"/>
      <w:r w:rsidR="00BA30A4">
        <w:rPr>
          <w:rFonts w:eastAsia="Calibri"/>
          <w:lang w:val="en-US"/>
        </w:rPr>
        <w:t xml:space="preserve"> </w:t>
      </w:r>
      <w:proofErr w:type="spellStart"/>
      <w:r w:rsidR="00835E2E">
        <w:rPr>
          <w:rFonts w:eastAsia="Calibri"/>
          <w:lang w:val="en-US"/>
        </w:rPr>
        <w:t>adaptacyjnego</w:t>
      </w:r>
      <w:proofErr w:type="spellEnd"/>
      <w:r w:rsidR="00835E2E">
        <w:rPr>
          <w:rFonts w:eastAsia="Calibri"/>
          <w:lang w:val="en-US"/>
        </w:rPr>
        <w:t xml:space="preserve"> </w:t>
      </w:r>
      <w:proofErr w:type="spellStart"/>
      <w:r w:rsidR="00835E2E">
        <w:rPr>
          <w:rFonts w:eastAsia="Calibri"/>
          <w:lang w:val="en-US"/>
        </w:rPr>
        <w:t>tempomatu</w:t>
      </w:r>
      <w:proofErr w:type="spellEnd"/>
      <w:r w:rsidR="00835E2E">
        <w:rPr>
          <w:rFonts w:eastAsia="Calibri"/>
          <w:lang w:val="en-US"/>
        </w:rPr>
        <w:t xml:space="preserve"> Volvo XC60 2020 </w:t>
      </w:r>
      <w:proofErr w:type="spellStart"/>
      <w:r w:rsidR="00835E2E">
        <w:rPr>
          <w:rFonts w:eastAsia="Calibri"/>
          <w:lang w:val="en-US"/>
        </w:rPr>
        <w:t>dostępna</w:t>
      </w:r>
      <w:proofErr w:type="spellEnd"/>
      <w:r w:rsidR="00835E2E">
        <w:rPr>
          <w:rFonts w:eastAsia="Calibri"/>
          <w:lang w:val="en-US"/>
        </w:rPr>
        <w:t xml:space="preserve"> pod </w:t>
      </w:r>
      <w:proofErr w:type="spellStart"/>
      <w:r w:rsidR="00835E2E">
        <w:rPr>
          <w:rFonts w:eastAsia="Calibri"/>
          <w:lang w:val="en-US"/>
        </w:rPr>
        <w:t>adresem</w:t>
      </w:r>
      <w:proofErr w:type="spellEnd"/>
      <w:r w:rsidR="00835E2E">
        <w:rPr>
          <w:rFonts w:eastAsia="Calibri"/>
          <w:lang w:val="en-US"/>
        </w:rPr>
        <w:t xml:space="preserve">: </w:t>
      </w:r>
      <w:hyperlink r:id="rId59" w:history="1">
        <w:r w:rsidR="00763870" w:rsidRPr="00763870">
          <w:rPr>
            <w:rStyle w:val="Hipercze"/>
            <w:rFonts w:eastAsia="Calibri"/>
            <w:lang w:val="en-US"/>
          </w:rPr>
          <w:t>https://www.volvocars.com/lb/support/manuals/xc60/2019w17/driver-support/adaptive-cruise-control/adaptive-cruise-control</w:t>
        </w:r>
      </w:hyperlink>
      <w:bookmarkEnd w:id="124"/>
    </w:p>
    <w:p w14:paraId="0AF349B5" w14:textId="33C5B222" w:rsidR="007B78B1" w:rsidRDefault="007B78B1" w:rsidP="004E4F90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  <w:lang w:val="en-US"/>
        </w:rPr>
      </w:pPr>
      <w:bookmarkStart w:id="125" w:name="_Ref91607134"/>
      <w:r>
        <w:rPr>
          <w:rStyle w:val="Hipercze"/>
          <w:rFonts w:eastAsia="Calibri"/>
          <w:color w:val="auto"/>
          <w:u w:val="none"/>
          <w:lang w:val="en-US"/>
        </w:rPr>
        <w:t xml:space="preserve">J. </w:t>
      </w:r>
      <w:proofErr w:type="spellStart"/>
      <w:r>
        <w:rPr>
          <w:rStyle w:val="Hipercze"/>
          <w:rFonts w:eastAsia="Calibri"/>
          <w:color w:val="auto"/>
          <w:u w:val="none"/>
          <w:lang w:val="en-US"/>
        </w:rPr>
        <w:t>DiClementine</w:t>
      </w:r>
      <w:proofErr w:type="spellEnd"/>
      <w:r>
        <w:rPr>
          <w:rStyle w:val="Hipercze"/>
          <w:rFonts w:eastAsia="Calibri"/>
          <w:color w:val="auto"/>
          <w:u w:val="none"/>
          <w:lang w:val="en-US"/>
        </w:rPr>
        <w:t xml:space="preserve">, </w:t>
      </w:r>
      <w:proofErr w:type="spellStart"/>
      <w:r>
        <w:rPr>
          <w:rStyle w:val="Hipercze"/>
          <w:rFonts w:eastAsia="Calibri"/>
          <w:color w:val="auto"/>
          <w:u w:val="none"/>
          <w:lang w:val="en-US"/>
        </w:rPr>
        <w:t>S.Mogos</w:t>
      </w:r>
      <w:proofErr w:type="spellEnd"/>
      <w:r>
        <w:rPr>
          <w:rStyle w:val="Hipercze"/>
          <w:rFonts w:eastAsia="Calibri"/>
          <w:color w:val="auto"/>
          <w:u w:val="none"/>
          <w:lang w:val="en-US"/>
        </w:rPr>
        <w:t xml:space="preserve">, </w:t>
      </w:r>
      <w:proofErr w:type="spellStart"/>
      <w:r>
        <w:rPr>
          <w:rStyle w:val="Hipercze"/>
          <w:rFonts w:eastAsia="Calibri"/>
          <w:color w:val="auto"/>
          <w:u w:val="none"/>
          <w:lang w:val="en-US"/>
        </w:rPr>
        <w:t>R.Wang</w:t>
      </w:r>
      <w:proofErr w:type="spellEnd"/>
      <w:r w:rsidR="00747961">
        <w:rPr>
          <w:rStyle w:val="Hipercze"/>
          <w:rFonts w:eastAsia="Calibri"/>
          <w:color w:val="auto"/>
          <w:u w:val="none"/>
          <w:lang w:val="en-US"/>
        </w:rPr>
        <w:t xml:space="preserve"> </w:t>
      </w:r>
      <w:r w:rsidR="00747961" w:rsidRPr="00F750D2">
        <w:rPr>
          <w:rFonts w:eastAsia="Calibri"/>
          <w:i/>
          <w:iCs/>
          <w:lang w:val="en-US"/>
        </w:rPr>
        <w:t>„</w:t>
      </w:r>
      <w:r w:rsidR="00747961" w:rsidRPr="00747961">
        <w:rPr>
          <w:rStyle w:val="Hipercze"/>
          <w:rFonts w:eastAsia="Calibri"/>
          <w:i/>
          <w:iCs/>
          <w:color w:val="auto"/>
          <w:u w:val="none"/>
          <w:lang w:val="en-US"/>
        </w:rPr>
        <w:t>Autonomous car policy report”</w:t>
      </w:r>
      <w:r w:rsidR="00747961">
        <w:rPr>
          <w:rStyle w:val="Hipercze"/>
          <w:rFonts w:eastAsia="Calibri"/>
          <w:color w:val="auto"/>
          <w:u w:val="none"/>
          <w:lang w:val="en-US"/>
        </w:rPr>
        <w:t xml:space="preserve"> 2014 Carnegie Mellon University</w:t>
      </w:r>
      <w:bookmarkEnd w:id="125"/>
    </w:p>
    <w:p w14:paraId="251B355E" w14:textId="033D5679" w:rsidR="004E4F90" w:rsidRPr="00D71AED" w:rsidRDefault="00AA2709" w:rsidP="004E4F90">
      <w:pPr>
        <w:numPr>
          <w:ilvl w:val="0"/>
          <w:numId w:val="6"/>
        </w:numPr>
        <w:rPr>
          <w:rFonts w:eastAsia="Calibri"/>
          <w:lang w:val="en-US"/>
        </w:rPr>
      </w:pPr>
      <w:bookmarkStart w:id="126" w:name="_Ref91607117"/>
      <w:r>
        <w:rPr>
          <w:rStyle w:val="Hipercze"/>
          <w:rFonts w:eastAsia="Calibri"/>
          <w:color w:val="auto"/>
          <w:u w:val="none"/>
          <w:lang w:val="en-US"/>
        </w:rPr>
        <w:t>J. Thom</w:t>
      </w:r>
      <w:r w:rsidR="00A63BAC">
        <w:rPr>
          <w:rStyle w:val="Hipercze"/>
          <w:rFonts w:eastAsia="Calibri"/>
          <w:color w:val="auto"/>
          <w:u w:val="none"/>
          <w:lang w:val="en-US"/>
        </w:rPr>
        <w:t>son</w:t>
      </w:r>
      <w:r w:rsidR="00365979">
        <w:rPr>
          <w:rStyle w:val="Hipercze"/>
          <w:rFonts w:eastAsia="Calibri"/>
          <w:color w:val="auto"/>
          <w:u w:val="none"/>
          <w:lang w:val="en-US"/>
        </w:rPr>
        <w:t xml:space="preserve"> </w:t>
      </w:r>
      <w:r w:rsidR="000D76CB" w:rsidRPr="00F750D2">
        <w:rPr>
          <w:rFonts w:eastAsia="Calibri"/>
          <w:i/>
          <w:iCs/>
          <w:lang w:val="en-US"/>
        </w:rPr>
        <w:t>„</w:t>
      </w:r>
      <w:r w:rsidR="00365979" w:rsidRPr="000D76CB">
        <w:rPr>
          <w:rStyle w:val="Hipercze"/>
          <w:rFonts w:eastAsia="Calibri"/>
          <w:i/>
          <w:iCs/>
          <w:color w:val="auto"/>
          <w:u w:val="none"/>
          <w:lang w:val="en-US"/>
        </w:rPr>
        <w:t>Killing, letting die, and the trolley problem.”</w:t>
      </w:r>
      <w:r w:rsidR="000C387C">
        <w:rPr>
          <w:rStyle w:val="Hipercze"/>
          <w:rFonts w:eastAsia="Calibri"/>
          <w:i/>
          <w:iCs/>
          <w:color w:val="auto"/>
          <w:u w:val="none"/>
          <w:lang w:val="en-US"/>
        </w:rPr>
        <w:t xml:space="preserve"> </w:t>
      </w:r>
      <w:r w:rsidR="000C387C" w:rsidRPr="000C387C">
        <w:rPr>
          <w:rStyle w:val="Hipercze"/>
          <w:rFonts w:eastAsia="Calibri"/>
          <w:color w:val="auto"/>
          <w:u w:val="none"/>
          <w:lang w:val="en-US"/>
        </w:rPr>
        <w:t>1976</w:t>
      </w:r>
      <w:bookmarkEnd w:id="126"/>
    </w:p>
    <w:sectPr w:rsidR="004E4F90" w:rsidRPr="00D71AED" w:rsidSect="00D63060">
      <w:headerReference w:type="default" r:id="rId60"/>
      <w:footerReference w:type="default" r:id="rId61"/>
      <w:headerReference w:type="first" r:id="rId62"/>
      <w:footerReference w:type="first" r:id="rId6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Marek Długosz" w:date="2021-12-19T18:23:00Z" w:initials="MD">
    <w:p w14:paraId="0D14FCCC" w14:textId="546F1F27" w:rsidR="64E1D111" w:rsidRDefault="64E1D111">
      <w:r>
        <w:t>styl</w:t>
      </w:r>
      <w:r>
        <w:annotationRef/>
      </w:r>
    </w:p>
  </w:comment>
  <w:comment w:id="10" w:author="Marek Długosz" w:date="2021-12-19T18:24:00Z" w:initials="MD">
    <w:p w14:paraId="7AB25422" w14:textId="23104FBC" w:rsidR="64E1D111" w:rsidRDefault="64E1D111">
      <w:r>
        <w:rPr>
          <w:color w:val="2B579A"/>
          <w:shd w:val="clear" w:color="auto" w:fill="E6E6E6"/>
        </w:rPr>
        <w:fldChar w:fldCharType="begin"/>
      </w:r>
      <w:r>
        <w:instrText xml:space="preserve"> HYPERLINK "mailto:burczyk@student.agh.edu.pl"</w:instrText>
      </w:r>
      <w:bookmarkStart w:id="12" w:name="_@_87BA1F67271E45B8A100D6010A099B27Z"/>
      <w:r>
        <w:rPr>
          <w:color w:val="2B579A"/>
          <w:shd w:val="clear" w:color="auto" w:fill="E6E6E6"/>
        </w:rPr>
        <w:fldChar w:fldCharType="separate"/>
      </w:r>
      <w:bookmarkEnd w:id="12"/>
      <w:r w:rsidRPr="64E1D111">
        <w:rPr>
          <w:rStyle w:val="Wzmianka"/>
          <w:noProof/>
        </w:rPr>
        <w:t>@Jakub Burczyk</w:t>
      </w:r>
      <w:r>
        <w:rPr>
          <w:color w:val="2B579A"/>
          <w:shd w:val="clear" w:color="auto" w:fill="E6E6E6"/>
        </w:rPr>
        <w:fldChar w:fldCharType="end"/>
      </w:r>
      <w:r>
        <w:t xml:space="preserve">  dodać link do projektu CARLA</w:t>
      </w:r>
      <w:r>
        <w:annotationRef/>
      </w:r>
    </w:p>
  </w:comment>
  <w:comment w:id="11" w:author="Jakub Burczyk" w:date="2021-12-29T20:35:00Z" w:initials="JB">
    <w:p w14:paraId="76AF3D22" w14:textId="31073DB2" w:rsidR="00A80171" w:rsidRDefault="00A80171">
      <w:pPr>
        <w:pStyle w:val="Tekstkomentarza"/>
      </w:pPr>
      <w:r>
        <w:rPr>
          <w:rStyle w:val="Odwoaniedokomentarza"/>
        </w:rPr>
        <w:annotationRef/>
      </w:r>
      <w:r>
        <w:t>Przypis dolny</w:t>
      </w:r>
    </w:p>
  </w:comment>
  <w:comment w:id="13" w:author="Marek Długosz" w:date="2021-12-19T18:45:00Z" w:initials="MD">
    <w:p w14:paraId="31126A03" w14:textId="3305E1ED" w:rsidR="64E1D111" w:rsidRDefault="64E1D111">
      <w:r>
        <w:t>Może, będzie lepiej:</w:t>
      </w:r>
      <w:r>
        <w:annotationRef/>
      </w:r>
    </w:p>
    <w:p w14:paraId="7456B0DC" w14:textId="661FE142" w:rsidR="64E1D111" w:rsidRDefault="64E1D111">
      <w:r>
        <w:t>Symulator CARLA jest projektem którego kod jest dostępny na zasadach open-</w:t>
      </w:r>
      <w:proofErr w:type="spellStart"/>
      <w:r>
        <w:t>source</w:t>
      </w:r>
      <w:proofErr w:type="spellEnd"/>
      <w:r>
        <w:t xml:space="preserve"> z wykorzystaniem licencji MIT (?)</w:t>
      </w:r>
    </w:p>
  </w:comment>
  <w:comment w:id="14" w:author="Jakub Burczyk" w:date="2021-12-29T20:35:00Z" w:initials="JB">
    <w:p w14:paraId="7DD6B15F" w14:textId="041CFCAA" w:rsidR="00A80171" w:rsidRDefault="00A80171">
      <w:pPr>
        <w:pStyle w:val="Tekstkomentarza"/>
      </w:pPr>
      <w:r>
        <w:rPr>
          <w:rStyle w:val="Odwoaniedokomentarza"/>
        </w:rPr>
        <w:annotationRef/>
      </w:r>
      <w:r>
        <w:t>zredagowane</w:t>
      </w:r>
    </w:p>
  </w:comment>
  <w:comment w:id="15" w:author="Marek Długosz" w:date="2021-12-19T18:46:00Z" w:initials="MD">
    <w:p w14:paraId="387250F4" w14:textId="46641D61" w:rsidR="64E1D111" w:rsidRDefault="64E1D111">
      <w:r>
        <w:t>link do projektu UE4</w:t>
      </w:r>
      <w:r>
        <w:annotationRef/>
      </w:r>
    </w:p>
  </w:comment>
  <w:comment w:id="16" w:author="Jakub Burczyk" w:date="2021-12-20T19:49:00Z" w:initials="JB">
    <w:p w14:paraId="030CBA14" w14:textId="14B3BCED" w:rsidR="00D765A4" w:rsidRDefault="00D765A4">
      <w:pPr>
        <w:pStyle w:val="Tekstkomentarza"/>
      </w:pPr>
      <w:r>
        <w:rPr>
          <w:rStyle w:val="Odwoaniedokomentarza"/>
        </w:rPr>
        <w:annotationRef/>
      </w:r>
      <w:r w:rsidR="00E96BB3">
        <w:fldChar w:fldCharType="begin"/>
      </w:r>
      <w:r w:rsidR="00E96BB3">
        <w:instrText xml:space="preserve"> HYPERLINK "mailto:mdlugosz@agh.edu.pl" </w:instrText>
      </w:r>
      <w:bookmarkStart w:id="19" w:name="_@_F20B99E233DE46BDA3801844C97AEC90Z"/>
      <w:r w:rsidR="00E96BB3">
        <w:rPr>
          <w:rStyle w:val="Wzmianka"/>
        </w:rPr>
        <w:fldChar w:fldCharType="separate"/>
      </w:r>
      <w:bookmarkEnd w:id="19"/>
      <w:r w:rsidR="00E96BB3" w:rsidRPr="00E96BB3">
        <w:rPr>
          <w:rStyle w:val="Wzmianka"/>
          <w:noProof/>
        </w:rPr>
        <w:t>@Marek Długosz</w:t>
      </w:r>
      <w:r w:rsidR="00E96BB3">
        <w:fldChar w:fldCharType="end"/>
      </w:r>
      <w:r w:rsidR="00E96BB3">
        <w:t xml:space="preserve"> Przypisy </w:t>
      </w:r>
      <w:r w:rsidR="00462B9C">
        <w:t>wystarczą czy dodać jako źródło w bibliografii?</w:t>
      </w:r>
    </w:p>
  </w:comment>
  <w:comment w:id="17" w:author="Jakub Burczyk" w:date="2021-12-20T19:50:00Z" w:initials="JB">
    <w:p w14:paraId="209AB265" w14:textId="69BA9FA3" w:rsidR="00462B9C" w:rsidRDefault="00462B9C">
      <w:pPr>
        <w:pStyle w:val="Tekstkomentarza"/>
      </w:pPr>
      <w:r>
        <w:rPr>
          <w:rStyle w:val="Odwoaniedokomentarza"/>
        </w:rPr>
        <w:annotationRef/>
      </w:r>
    </w:p>
  </w:comment>
  <w:comment w:id="18" w:author="Marek Długosz" w:date="2021-12-20T19:55:00Z" w:initials="MD">
    <w:p w14:paraId="49D77ACB" w14:textId="77777777" w:rsidR="008D7C6D" w:rsidRDefault="008D7C6D">
      <w:pPr>
        <w:pStyle w:val="Tekstkomentarza"/>
      </w:pPr>
      <w:r>
        <w:t xml:space="preserve">+ odniesienie w tekście do cytowanej pozycji </w:t>
      </w:r>
      <w:r>
        <w:rPr>
          <w:rStyle w:val="Odwoaniedokomentarza"/>
        </w:rPr>
        <w:annotationRef/>
      </w:r>
    </w:p>
  </w:comment>
  <w:comment w:id="20" w:author="Marek Długosz" w:date="2021-12-19T18:46:00Z" w:initials="MD">
    <w:p w14:paraId="3F05DD78" w14:textId="60C8C9A8" w:rsidR="64E1D111" w:rsidRDefault="64E1D111">
      <w:r>
        <w:t>Link/odnośnik do standardu/specyfikacji</w:t>
      </w:r>
      <w:r>
        <w:annotationRef/>
      </w:r>
    </w:p>
  </w:comment>
  <w:comment w:id="22" w:author="Marek Długosz" w:date="2021-12-19T18:48:00Z" w:initials="MD">
    <w:p w14:paraId="71EAB601" w14:textId="3DA86579" w:rsidR="64E1D111" w:rsidRDefault="64E1D111">
      <w:r>
        <w:t>Styl</w:t>
      </w:r>
      <w:r>
        <w:annotationRef/>
      </w:r>
    </w:p>
  </w:comment>
  <w:comment w:id="23" w:author="Jakub Burczyk" w:date="2021-12-28T20:25:00Z" w:initials="JB">
    <w:p w14:paraId="73A74E37" w14:textId="70B40251" w:rsidR="003C2AA7" w:rsidRDefault="003C2AA7">
      <w:pPr>
        <w:pStyle w:val="Tekstkomentarza"/>
      </w:pPr>
      <w:r>
        <w:rPr>
          <w:rStyle w:val="Odwoaniedokomentarza"/>
        </w:rPr>
        <w:annotationRef/>
      </w:r>
      <w:proofErr w:type="spellStart"/>
      <w:r>
        <w:t>Fixed</w:t>
      </w:r>
      <w:proofErr w:type="spellEnd"/>
      <w:r>
        <w:t>?</w:t>
      </w:r>
    </w:p>
  </w:comment>
  <w:comment w:id="26" w:author="Marek Długosz" w:date="2021-12-19T19:27:00Z" w:initials="MD">
    <w:p w14:paraId="718D4610" w14:textId="32AA244A" w:rsidR="64E1D111" w:rsidRDefault="64E1D111">
      <w:r>
        <w:t>Styl: Symulator CARLA implementuje architekturę: serwer-klient.</w:t>
      </w:r>
      <w:r>
        <w:annotationRef/>
      </w:r>
    </w:p>
  </w:comment>
  <w:comment w:id="31" w:author="Marek Długosz" w:date="2021-12-20T07:13:00Z" w:initials="MD">
    <w:p w14:paraId="0BC7E8CA" w14:textId="2DB07E87" w:rsidR="64E1D111" w:rsidRDefault="64E1D111">
      <w:r>
        <w:t>styl</w:t>
      </w:r>
      <w:r>
        <w:annotationRef/>
      </w:r>
    </w:p>
  </w:comment>
  <w:comment w:id="33" w:author="Marek Długosz" w:date="2021-12-20T07:16:00Z" w:initials="MD">
    <w:p w14:paraId="3244A56D" w14:textId="568F95F2" w:rsidR="64E1D111" w:rsidRDefault="64E1D111">
      <w:r>
        <w:t>styl</w:t>
      </w:r>
      <w:r>
        <w:annotationRef/>
      </w:r>
    </w:p>
  </w:comment>
  <w:comment w:id="34" w:author="Jakub Burczyk" w:date="2021-12-28T20:21:00Z" w:initials="JB">
    <w:p w14:paraId="3AD7A5F5" w14:textId="66B380B1" w:rsidR="007E7131" w:rsidRDefault="007E7131">
      <w:pPr>
        <w:pStyle w:val="Tekstkomentarza"/>
      </w:pPr>
      <w:r>
        <w:rPr>
          <w:rStyle w:val="Odwoaniedokomentarza"/>
        </w:rPr>
        <w:annotationRef/>
      </w:r>
      <w:proofErr w:type="spellStart"/>
      <w:r>
        <w:t>fixed</w:t>
      </w:r>
      <w:proofErr w:type="spellEnd"/>
      <w:r>
        <w:t>?</w:t>
      </w:r>
    </w:p>
  </w:comment>
  <w:comment w:id="35" w:author="Marek Długosz" w:date="2021-12-20T07:17:00Z" w:initials="MD">
    <w:p w14:paraId="78AD8AE4" w14:textId="035DDE29" w:rsidR="64E1D111" w:rsidRDefault="64E1D111">
      <w:r>
        <w:t>dodać źródło</w:t>
      </w:r>
      <w:r>
        <w:annotationRef/>
      </w:r>
    </w:p>
  </w:comment>
  <w:comment w:id="38" w:author="Marek Długosz" w:date="2021-12-20T07:25:00Z" w:initials="MD">
    <w:p w14:paraId="2BAA19C3" w14:textId="6E4293AE" w:rsidR="64E1D111" w:rsidRDefault="64E1D111">
      <w:r>
        <w:t>Cały ten opis jest bez sensu. Podział na oprogramowanie profesjonalne i amatorskie nie jest dobry (lepszy byłby chyba na płatny, darmowy, z otwartym kodem itp.). Trudność obsługi oprogramowania jest sugestywna.</w:t>
      </w:r>
      <w:r>
        <w:annotationRef/>
      </w:r>
    </w:p>
  </w:comment>
  <w:comment w:id="39" w:author="Jakub Burczyk" w:date="2021-12-28T20:36:00Z" w:initials="JB">
    <w:p w14:paraId="57ACBC64" w14:textId="0D7C9D3F" w:rsidR="007E69E9" w:rsidRDefault="007E69E9">
      <w:pPr>
        <w:pStyle w:val="Tekstkomentarza"/>
      </w:pPr>
      <w:r>
        <w:rPr>
          <w:rStyle w:val="Odwoaniedokomentarza"/>
        </w:rPr>
        <w:annotationRef/>
      </w:r>
      <w:r>
        <w:t>Napisałem na nowo poniżej skreślonego tekstu</w:t>
      </w:r>
    </w:p>
  </w:comment>
  <w:comment w:id="41" w:author="Marek Długosz" w:date="2021-12-20T07:26:00Z" w:initials="MD">
    <w:p w14:paraId="15278714" w14:textId="486B2178" w:rsidR="64E1D111" w:rsidRDefault="64E1D111">
      <w:r>
        <w:t>Dodać informacje czy jest to oprogramowanie płatne, skąd można je pobrać, adres strony www lub cytowanie artykułu dotyczącego tego  oprogramowania.</w:t>
      </w:r>
      <w:r>
        <w:annotationRef/>
      </w:r>
    </w:p>
  </w:comment>
  <w:comment w:id="42" w:author="Jakub Burczyk" w:date="2021-12-28T20:14:00Z" w:initials="JB">
    <w:p w14:paraId="1F7C9671" w14:textId="70954662" w:rsidR="00783ACE" w:rsidRDefault="00783ACE">
      <w:pPr>
        <w:pStyle w:val="Tekstkomentarza"/>
      </w:pPr>
      <w:r>
        <w:rPr>
          <w:rStyle w:val="Odwoaniedokomentarza"/>
        </w:rPr>
        <w:annotationRef/>
      </w:r>
      <w:r>
        <w:t>Przypis dolny</w:t>
      </w:r>
    </w:p>
  </w:comment>
  <w:comment w:id="44" w:author="Marek Długosz" w:date="2021-12-20T07:27:00Z" w:initials="MD">
    <w:p w14:paraId="3721CCBE" w14:textId="5616C409" w:rsidR="64E1D111" w:rsidRDefault="64E1D111">
      <w:r>
        <w:t>Link do strony programu</w:t>
      </w:r>
      <w:r>
        <w:annotationRef/>
      </w:r>
    </w:p>
  </w:comment>
  <w:comment w:id="45" w:author="Jakub Burczyk" w:date="2021-12-28T20:14:00Z" w:initials="JB">
    <w:p w14:paraId="29BA0A06" w14:textId="7F7F6E35" w:rsidR="00783ACE" w:rsidRDefault="00783ACE">
      <w:pPr>
        <w:pStyle w:val="Tekstkomentarza"/>
      </w:pPr>
      <w:r>
        <w:rPr>
          <w:rStyle w:val="Odwoaniedokomentarza"/>
        </w:rPr>
        <w:annotationRef/>
      </w:r>
      <w:r>
        <w:t>Przypis dolny</w:t>
      </w:r>
    </w:p>
  </w:comment>
  <w:comment w:id="47" w:author="Marek Długosz" w:date="2021-12-20T10:22:00Z" w:initials="MD">
    <w:p w14:paraId="57E3D112" w14:textId="60FF64EC" w:rsidR="64E1D111" w:rsidRDefault="64E1D111">
      <w:r>
        <w:t>Czego największą zaletą? Styl!</w:t>
      </w:r>
      <w:r>
        <w:annotationRef/>
      </w:r>
    </w:p>
  </w:comment>
  <w:comment w:id="48" w:author="Jakub Burczyk" w:date="2021-12-28T20:16:00Z" w:initials="JB">
    <w:p w14:paraId="1B1E5371" w14:textId="790D5931" w:rsidR="003520FC" w:rsidRDefault="003520FC">
      <w:pPr>
        <w:pStyle w:val="Tekstkomentarza"/>
      </w:pPr>
      <w:r>
        <w:rPr>
          <w:rStyle w:val="Odwoaniedokomentarza"/>
        </w:rPr>
        <w:annotationRef/>
      </w:r>
      <w:proofErr w:type="spellStart"/>
      <w:r>
        <w:t>fixed</w:t>
      </w:r>
      <w:proofErr w:type="spellEnd"/>
    </w:p>
  </w:comment>
  <w:comment w:id="72" w:author="Marek Długosz" w:date="2021-12-20T10:36:00Z" w:initials="MD">
    <w:p w14:paraId="08CCBBCB" w14:textId="055B81E2" w:rsidR="64E1D111" w:rsidRDefault="64E1D111">
      <w:r>
        <w:t>?</w:t>
      </w:r>
      <w:r>
        <w:annotationRef/>
      </w:r>
    </w:p>
  </w:comment>
  <w:comment w:id="73" w:author="Jakub Burczyk" w:date="2021-12-28T20:05:00Z" w:initials="JB">
    <w:p w14:paraId="2A7D5297" w14:textId="77777777" w:rsidR="00433177" w:rsidRDefault="00433177">
      <w:pPr>
        <w:pStyle w:val="Tekstkomentarza"/>
      </w:pPr>
      <w:r>
        <w:rPr>
          <w:rStyle w:val="Odwoaniedokomentarza"/>
        </w:rPr>
        <w:annotationRef/>
      </w:r>
      <w:r>
        <w:t xml:space="preserve">Zmieniłem </w:t>
      </w:r>
      <w:r w:rsidR="00E45C3E">
        <w:t>słowo, jeśli ustawimy prędkość NPC sinusoidalną albo prostokątną to tym parametrem możemy zmienić częstotliwość tej funkcji</w:t>
      </w:r>
    </w:p>
    <w:p w14:paraId="4E61BD7E" w14:textId="6CEBBB4C" w:rsidR="00E45C3E" w:rsidRDefault="00E45C3E">
      <w:pPr>
        <w:pStyle w:val="Tekstkomentarza"/>
      </w:pPr>
    </w:p>
  </w:comment>
  <w:comment w:id="76" w:author="Marek Długosz" w:date="2021-12-20T10:38:00Z" w:initials="MD">
    <w:p w14:paraId="6C979845" w14:textId="6D8A099C" w:rsidR="64E1D111" w:rsidRDefault="64E1D111">
      <w:r>
        <w:t xml:space="preserve">dodać definicję pojazdu ego i </w:t>
      </w:r>
      <w:proofErr w:type="spellStart"/>
      <w:r>
        <w:t>npc</w:t>
      </w:r>
      <w:proofErr w:type="spellEnd"/>
      <w:r>
        <w:t>. Dodać rysunek pokazujący w jakiej konfiguracji takie pojazdy powinny się poruszać.</w:t>
      </w:r>
      <w:r>
        <w:annotationRef/>
      </w:r>
    </w:p>
  </w:comment>
  <w:comment w:id="77" w:author="Jakub Burczyk" w:date="2021-12-28T20:03:00Z" w:initials="JB">
    <w:p w14:paraId="12AA362A" w14:textId="1623D678" w:rsidR="00C96496" w:rsidRDefault="00C96496">
      <w:pPr>
        <w:pStyle w:val="Tekstkomentarza"/>
      </w:pPr>
      <w:r>
        <w:rPr>
          <w:rStyle w:val="Odwoaniedokomentarza"/>
        </w:rPr>
        <w:annotationRef/>
      </w:r>
      <w:r>
        <w:fldChar w:fldCharType="begin"/>
      </w:r>
      <w:r>
        <w:instrText xml:space="preserve"> REF _Ref91614258 \h </w:instrText>
      </w:r>
      <w:r>
        <w:fldChar w:fldCharType="separate"/>
      </w:r>
      <w:r w:rsidR="00D03A7C">
        <w:fldChar w:fldCharType="begin"/>
      </w:r>
      <w:r w:rsidR="00D03A7C">
        <w:instrText xml:space="preserve"> REF _Ref91614258 \h </w:instrText>
      </w:r>
      <w:r w:rsidR="00D03A7C">
        <w:fldChar w:fldCharType="separate"/>
      </w:r>
      <w:r w:rsidR="00D03A7C">
        <w:t xml:space="preserve">Rysunek </w:t>
      </w:r>
      <w:r w:rsidR="00D03A7C">
        <w:rPr>
          <w:noProof/>
        </w:rPr>
        <w:t>7</w:t>
      </w:r>
      <w:r w:rsidR="00D03A7C">
        <w:t>.</w:t>
      </w:r>
      <w:r w:rsidR="00D03A7C">
        <w:rPr>
          <w:noProof/>
        </w:rPr>
        <w:t>1</w:t>
      </w:r>
      <w:r w:rsidR="00D03A7C">
        <w:t xml:space="preserve"> Schemat poruszania się pojazdów</w:t>
      </w:r>
      <w:r w:rsidR="00D03A7C">
        <w:fldChar w:fldCharType="end"/>
      </w:r>
      <w:r>
        <w:fldChar w:fldCharType="end"/>
      </w:r>
    </w:p>
  </w:comment>
  <w:comment w:id="78" w:author="Jakub Burczyk" w:date="2021-12-28T20:04:00Z" w:initials="JB">
    <w:p w14:paraId="0D9BE321" w14:textId="30652F0C" w:rsidR="00C96496" w:rsidRDefault="00C96496">
      <w:pPr>
        <w:pStyle w:val="Tekstkomentarza"/>
      </w:pPr>
      <w:r>
        <w:rPr>
          <w:rStyle w:val="Odwoaniedokomentarza"/>
        </w:rPr>
        <w:annotationRef/>
      </w:r>
    </w:p>
  </w:comment>
  <w:comment w:id="80" w:author="Marek Długosz" w:date="2021-12-20T10:39:00Z" w:initials="MD">
    <w:p w14:paraId="00C8B813" w14:textId="159420C5" w:rsidR="64E1D111" w:rsidRDefault="64E1D111">
      <w:r>
        <w:t>Styl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4FCCC" w15:done="1"/>
  <w15:commentEx w15:paraId="7AB25422" w15:done="0"/>
  <w15:commentEx w15:paraId="76AF3D22" w15:paraIdParent="7AB25422" w15:done="0"/>
  <w15:commentEx w15:paraId="7456B0DC" w15:done="0"/>
  <w15:commentEx w15:paraId="7DD6B15F" w15:paraIdParent="7456B0DC" w15:done="0"/>
  <w15:commentEx w15:paraId="387250F4" w15:done="0"/>
  <w15:commentEx w15:paraId="030CBA14" w15:paraIdParent="387250F4" w15:done="0"/>
  <w15:commentEx w15:paraId="209AB265" w15:paraIdParent="387250F4" w15:done="0"/>
  <w15:commentEx w15:paraId="49D77ACB" w15:done="0"/>
  <w15:commentEx w15:paraId="3F05DD78" w15:done="1"/>
  <w15:commentEx w15:paraId="71EAB601" w15:done="0"/>
  <w15:commentEx w15:paraId="73A74E37" w15:paraIdParent="71EAB601" w15:done="0"/>
  <w15:commentEx w15:paraId="718D4610" w15:done="1"/>
  <w15:commentEx w15:paraId="0BC7E8CA" w15:done="1"/>
  <w15:commentEx w15:paraId="3244A56D" w15:done="0"/>
  <w15:commentEx w15:paraId="3AD7A5F5" w15:paraIdParent="3244A56D" w15:done="0"/>
  <w15:commentEx w15:paraId="78AD8AE4" w15:done="1"/>
  <w15:commentEx w15:paraId="2BAA19C3" w15:done="0"/>
  <w15:commentEx w15:paraId="57ACBC64" w15:paraIdParent="2BAA19C3" w15:done="0"/>
  <w15:commentEx w15:paraId="15278714" w15:done="0"/>
  <w15:commentEx w15:paraId="1F7C9671" w15:paraIdParent="15278714" w15:done="0"/>
  <w15:commentEx w15:paraId="3721CCBE" w15:done="0"/>
  <w15:commentEx w15:paraId="29BA0A06" w15:paraIdParent="3721CCBE" w15:done="0"/>
  <w15:commentEx w15:paraId="57E3D112" w15:done="0"/>
  <w15:commentEx w15:paraId="1B1E5371" w15:paraIdParent="57E3D112" w15:done="0"/>
  <w15:commentEx w15:paraId="08CCBBCB" w15:done="0"/>
  <w15:commentEx w15:paraId="4E61BD7E" w15:paraIdParent="08CCBBCB" w15:done="0"/>
  <w15:commentEx w15:paraId="6C979845" w15:done="0"/>
  <w15:commentEx w15:paraId="12AA362A" w15:paraIdParent="6C979845" w15:done="0"/>
  <w15:commentEx w15:paraId="0D9BE321" w15:paraIdParent="6C979845" w15:done="0"/>
  <w15:commentEx w15:paraId="00C8B81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AEB1E61" w16cex:dateUtc="2021-12-19T17:23:00Z"/>
  <w16cex:commentExtensible w16cex:durableId="79D9B2AD" w16cex:dateUtc="2021-12-19T17:24:00Z"/>
  <w16cex:commentExtensible w16cex:durableId="257744F7" w16cex:dateUtc="2021-12-29T19:35:00Z"/>
  <w16cex:commentExtensible w16cex:durableId="2B1B64E0" w16cex:dateUtc="2021-12-19T17:45:00Z"/>
  <w16cex:commentExtensible w16cex:durableId="25774501" w16cex:dateUtc="2021-12-29T19:35:00Z"/>
  <w16cex:commentExtensible w16cex:durableId="4E623F8B" w16cex:dateUtc="2021-12-19T17:46:00Z"/>
  <w16cex:commentExtensible w16cex:durableId="256B5CD0" w16cex:dateUtc="2021-12-20T18:49:00Z"/>
  <w16cex:commentExtensible w16cex:durableId="256B5CFE" w16cex:dateUtc="2021-12-20T18:50:00Z"/>
  <w16cex:commentExtensible w16cex:durableId="01B1CB3C" w16cex:dateUtc="2021-12-20T18:55:00Z"/>
  <w16cex:commentExtensible w16cex:durableId="0C2A72DD" w16cex:dateUtc="2021-12-19T17:46:00Z"/>
  <w16cex:commentExtensible w16cex:durableId="70EBA798" w16cex:dateUtc="2021-12-19T17:48:00Z"/>
  <w16cex:commentExtensible w16cex:durableId="2575F12B" w16cex:dateUtc="2021-12-28T19:25:00Z"/>
  <w16cex:commentExtensible w16cex:durableId="67C08D7A" w16cex:dateUtc="2021-12-19T18:27:00Z"/>
  <w16cex:commentExtensible w16cex:durableId="655A7104" w16cex:dateUtc="2021-12-20T06:13:00Z"/>
  <w16cex:commentExtensible w16cex:durableId="1DD3ACF3" w16cex:dateUtc="2021-12-20T06:16:00Z"/>
  <w16cex:commentExtensible w16cex:durableId="2575F04F" w16cex:dateUtc="2021-12-28T19:21:00Z"/>
  <w16cex:commentExtensible w16cex:durableId="6FDA93CF" w16cex:dateUtc="2021-12-20T06:17:00Z"/>
  <w16cex:commentExtensible w16cex:durableId="12BD0109" w16cex:dateUtc="2021-12-20T06:25:00Z"/>
  <w16cex:commentExtensible w16cex:durableId="2575F3B5" w16cex:dateUtc="2021-12-28T19:36:00Z"/>
  <w16cex:commentExtensible w16cex:durableId="615E6765" w16cex:dateUtc="2021-12-20T06:26:00Z"/>
  <w16cex:commentExtensible w16cex:durableId="2575EEAB" w16cex:dateUtc="2021-12-28T19:14:00Z"/>
  <w16cex:commentExtensible w16cex:durableId="65FD5010" w16cex:dateUtc="2021-12-20T06:27:00Z"/>
  <w16cex:commentExtensible w16cex:durableId="2575EEB2" w16cex:dateUtc="2021-12-28T19:14:00Z"/>
  <w16cex:commentExtensible w16cex:durableId="41523F70" w16cex:dateUtc="2021-12-20T09:22:00Z"/>
  <w16cex:commentExtensible w16cex:durableId="2575EF1E" w16cex:dateUtc="2021-12-28T19:16:00Z"/>
  <w16cex:commentExtensible w16cex:durableId="7D380F9A" w16cex:dateUtc="2021-12-20T09:36:00Z"/>
  <w16cex:commentExtensible w16cex:durableId="2575EC8F" w16cex:dateUtc="2021-12-28T19:05:00Z"/>
  <w16cex:commentExtensible w16cex:durableId="4F7BEA63" w16cex:dateUtc="2021-12-20T09:38:00Z"/>
  <w16cex:commentExtensible w16cex:durableId="2575EC23" w16cex:dateUtc="2021-12-28T19:03:00Z"/>
  <w16cex:commentExtensible w16cex:durableId="2575EC34" w16cex:dateUtc="2021-12-28T19:04:00Z"/>
  <w16cex:commentExtensible w16cex:durableId="777DCB68" w16cex:dateUtc="2021-12-20T09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4FCCC" w16cid:durableId="4AEB1E61"/>
  <w16cid:commentId w16cid:paraId="7AB25422" w16cid:durableId="79D9B2AD"/>
  <w16cid:commentId w16cid:paraId="76AF3D22" w16cid:durableId="257744F7"/>
  <w16cid:commentId w16cid:paraId="7456B0DC" w16cid:durableId="2B1B64E0"/>
  <w16cid:commentId w16cid:paraId="7DD6B15F" w16cid:durableId="25774501"/>
  <w16cid:commentId w16cid:paraId="387250F4" w16cid:durableId="4E623F8B"/>
  <w16cid:commentId w16cid:paraId="030CBA14" w16cid:durableId="256B5CD0"/>
  <w16cid:commentId w16cid:paraId="209AB265" w16cid:durableId="256B5CFE"/>
  <w16cid:commentId w16cid:paraId="49D77ACB" w16cid:durableId="01B1CB3C"/>
  <w16cid:commentId w16cid:paraId="3F05DD78" w16cid:durableId="0C2A72DD"/>
  <w16cid:commentId w16cid:paraId="71EAB601" w16cid:durableId="70EBA798"/>
  <w16cid:commentId w16cid:paraId="73A74E37" w16cid:durableId="2575F12B"/>
  <w16cid:commentId w16cid:paraId="718D4610" w16cid:durableId="67C08D7A"/>
  <w16cid:commentId w16cid:paraId="0BC7E8CA" w16cid:durableId="655A7104"/>
  <w16cid:commentId w16cid:paraId="3244A56D" w16cid:durableId="1DD3ACF3"/>
  <w16cid:commentId w16cid:paraId="3AD7A5F5" w16cid:durableId="2575F04F"/>
  <w16cid:commentId w16cid:paraId="78AD8AE4" w16cid:durableId="6FDA93CF"/>
  <w16cid:commentId w16cid:paraId="2BAA19C3" w16cid:durableId="12BD0109"/>
  <w16cid:commentId w16cid:paraId="57ACBC64" w16cid:durableId="2575F3B5"/>
  <w16cid:commentId w16cid:paraId="15278714" w16cid:durableId="615E6765"/>
  <w16cid:commentId w16cid:paraId="1F7C9671" w16cid:durableId="2575EEAB"/>
  <w16cid:commentId w16cid:paraId="3721CCBE" w16cid:durableId="65FD5010"/>
  <w16cid:commentId w16cid:paraId="29BA0A06" w16cid:durableId="2575EEB2"/>
  <w16cid:commentId w16cid:paraId="57E3D112" w16cid:durableId="41523F70"/>
  <w16cid:commentId w16cid:paraId="1B1E5371" w16cid:durableId="2575EF1E"/>
  <w16cid:commentId w16cid:paraId="08CCBBCB" w16cid:durableId="7D380F9A"/>
  <w16cid:commentId w16cid:paraId="4E61BD7E" w16cid:durableId="2575EC8F"/>
  <w16cid:commentId w16cid:paraId="6C979845" w16cid:durableId="4F7BEA63"/>
  <w16cid:commentId w16cid:paraId="12AA362A" w16cid:durableId="2575EC23"/>
  <w16cid:commentId w16cid:paraId="0D9BE321" w16cid:durableId="2575EC34"/>
  <w16cid:commentId w16cid:paraId="00C8B813" w16cid:durableId="777DCB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61DF8" w14:textId="77777777" w:rsidR="00792EA7" w:rsidRDefault="00792EA7" w:rsidP="004677F7">
      <w:pPr>
        <w:spacing w:line="240" w:lineRule="auto"/>
      </w:pPr>
      <w:r>
        <w:separator/>
      </w:r>
    </w:p>
  </w:endnote>
  <w:endnote w:type="continuationSeparator" w:id="0">
    <w:p w14:paraId="054CA4E5" w14:textId="77777777" w:rsidR="00792EA7" w:rsidRDefault="00792EA7" w:rsidP="004677F7">
      <w:pPr>
        <w:spacing w:line="240" w:lineRule="auto"/>
      </w:pPr>
      <w:r>
        <w:continuationSeparator/>
      </w:r>
    </w:p>
  </w:endnote>
  <w:endnote w:type="continuationNotice" w:id="1">
    <w:p w14:paraId="0E75BC6B" w14:textId="77777777" w:rsidR="00792EA7" w:rsidRDefault="00792EA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Pr="002905DA" w:rsidRDefault="00E12277">
    <w:pPr>
      <w:pStyle w:val="Stopka"/>
      <w:jc w:val="center"/>
    </w:pPr>
    <w:r w:rsidRPr="002905DA">
      <w:rPr>
        <w:shd w:val="clear" w:color="auto" w:fill="E6E6E6"/>
      </w:rPr>
      <w:fldChar w:fldCharType="begin"/>
    </w:r>
    <w:r w:rsidRPr="002905DA">
      <w:instrText>PAGE   \* MERGEFORMAT</w:instrText>
    </w:r>
    <w:r w:rsidRPr="002905DA">
      <w:rPr>
        <w:shd w:val="clear" w:color="auto" w:fill="E6E6E6"/>
      </w:rPr>
      <w:fldChar w:fldCharType="separate"/>
    </w:r>
    <w:r w:rsidR="00381520" w:rsidRPr="002905DA">
      <w:rPr>
        <w:noProof/>
      </w:rPr>
      <w:t>4</w:t>
    </w:r>
    <w:r w:rsidRPr="002905DA">
      <w:rPr>
        <w:shd w:val="clear" w:color="auto" w:fill="E6E6E6"/>
      </w:rPr>
      <w:fldChar w:fldCharType="end"/>
    </w:r>
  </w:p>
  <w:p w14:paraId="1995E025" w14:textId="77777777" w:rsidR="00BD6504" w:rsidRDefault="00BD650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2EE63A3" w14:paraId="08E9323B" w14:textId="77777777" w:rsidTr="12EE63A3">
      <w:tc>
        <w:tcPr>
          <w:tcW w:w="3020" w:type="dxa"/>
        </w:tcPr>
        <w:p w14:paraId="69ED8E36" w14:textId="39C994B2" w:rsidR="12EE63A3" w:rsidRDefault="12EE63A3" w:rsidP="12EE63A3">
          <w:pPr>
            <w:pStyle w:val="Nagwek"/>
            <w:ind w:left="-115"/>
            <w:rPr>
              <w:szCs w:val="24"/>
            </w:rPr>
          </w:pPr>
        </w:p>
      </w:tc>
      <w:tc>
        <w:tcPr>
          <w:tcW w:w="3020" w:type="dxa"/>
        </w:tcPr>
        <w:p w14:paraId="5EA1F00B" w14:textId="20D93C3A" w:rsidR="12EE63A3" w:rsidRDefault="12EE63A3" w:rsidP="12EE63A3">
          <w:pPr>
            <w:pStyle w:val="Nagwek"/>
            <w:jc w:val="center"/>
            <w:rPr>
              <w:szCs w:val="24"/>
            </w:rPr>
          </w:pPr>
        </w:p>
      </w:tc>
      <w:tc>
        <w:tcPr>
          <w:tcW w:w="3020" w:type="dxa"/>
        </w:tcPr>
        <w:p w14:paraId="2100D8D7" w14:textId="3D8916EC" w:rsidR="12EE63A3" w:rsidRDefault="12EE63A3" w:rsidP="12EE63A3">
          <w:pPr>
            <w:pStyle w:val="Nagwek"/>
            <w:ind w:right="-115"/>
            <w:jc w:val="right"/>
            <w:rPr>
              <w:szCs w:val="24"/>
            </w:rPr>
          </w:pPr>
        </w:p>
      </w:tc>
    </w:tr>
  </w:tbl>
  <w:p w14:paraId="5C52A535" w14:textId="433B5EC8" w:rsidR="12EE63A3" w:rsidRDefault="12EE63A3" w:rsidP="12EE63A3">
    <w:pPr>
      <w:pStyle w:val="Stopka"/>
      <w:rPr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460AC" w14:textId="77777777" w:rsidR="00792EA7" w:rsidRDefault="00792EA7" w:rsidP="004677F7">
      <w:pPr>
        <w:spacing w:line="240" w:lineRule="auto"/>
      </w:pPr>
      <w:r>
        <w:separator/>
      </w:r>
    </w:p>
  </w:footnote>
  <w:footnote w:type="continuationSeparator" w:id="0">
    <w:p w14:paraId="0031BEEA" w14:textId="77777777" w:rsidR="00792EA7" w:rsidRDefault="00792EA7" w:rsidP="004677F7">
      <w:pPr>
        <w:spacing w:line="240" w:lineRule="auto"/>
      </w:pPr>
      <w:r>
        <w:continuationSeparator/>
      </w:r>
    </w:p>
  </w:footnote>
  <w:footnote w:type="continuationNotice" w:id="1">
    <w:p w14:paraId="322B4826" w14:textId="77777777" w:rsidR="00792EA7" w:rsidRDefault="00792EA7">
      <w:pPr>
        <w:spacing w:line="240" w:lineRule="auto"/>
      </w:pPr>
    </w:p>
  </w:footnote>
  <w:footnote w:id="2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3">
    <w:p w14:paraId="41CAD5C7" w14:textId="347E2DFF" w:rsidR="008A12FC" w:rsidRDefault="008A12FC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193AD0">
        <w:t xml:space="preserve">Symulator dostępny pod adresem </w:t>
      </w:r>
      <w:hyperlink r:id="rId1" w:history="1">
        <w:r w:rsidR="00EB2B98" w:rsidRPr="00EB2B98">
          <w:rPr>
            <w:rStyle w:val="Hipercze"/>
          </w:rPr>
          <w:t>https://carla.org/</w:t>
        </w:r>
      </w:hyperlink>
    </w:p>
  </w:footnote>
  <w:footnote w:id="4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5">
    <w:p w14:paraId="3CA557C2" w14:textId="4DFBD9DD" w:rsidR="004461E4" w:rsidRDefault="004461E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007A23">
        <w:t xml:space="preserve">Silnik dostępny pod adresem </w:t>
      </w:r>
      <w:hyperlink r:id="rId2" w:history="1">
        <w:r w:rsidR="008F623A" w:rsidRPr="008F623A">
          <w:rPr>
            <w:rStyle w:val="Hipercze"/>
          </w:rPr>
          <w:t>https://www.unrealengine.com/en-US/</w:t>
        </w:r>
      </w:hyperlink>
    </w:p>
  </w:footnote>
  <w:footnote w:id="6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3" w:history="1">
        <w:r w:rsidRPr="00313032">
          <w:rPr>
            <w:rStyle w:val="Hipercze"/>
          </w:rPr>
          <w:t>https://www.ros.org/</w:t>
        </w:r>
      </w:hyperlink>
    </w:p>
  </w:footnote>
  <w:footnote w:id="7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8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9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10">
    <w:p w14:paraId="3D7B9928" w14:textId="6C931286" w:rsidR="00EC1D40" w:rsidRDefault="00EC1D4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885BB2">
        <w:t xml:space="preserve">Oprogramowanie </w:t>
      </w:r>
      <w:proofErr w:type="spellStart"/>
      <w:r w:rsidR="00885BB2">
        <w:t>RoadRunner</w:t>
      </w:r>
      <w:proofErr w:type="spellEnd"/>
      <w:r w:rsidR="00885BB2">
        <w:t xml:space="preserve"> </w:t>
      </w:r>
      <w:r w:rsidR="00A91597">
        <w:t>je</w:t>
      </w:r>
      <w:r w:rsidR="008D4DDD">
        <w:t>s</w:t>
      </w:r>
      <w:r w:rsidR="00A91597">
        <w:t xml:space="preserve">t dostępne jako płatny dodatek do pakietu </w:t>
      </w:r>
      <w:proofErr w:type="spellStart"/>
      <w:r w:rsidR="00A91597">
        <w:t>Matlab</w:t>
      </w:r>
      <w:proofErr w:type="spellEnd"/>
      <w:r w:rsidR="00A91597">
        <w:t xml:space="preserve"> </w:t>
      </w:r>
      <w:hyperlink r:id="rId4" w:history="1">
        <w:r w:rsidR="008D4DDD" w:rsidRPr="004C273C">
          <w:rPr>
            <w:rStyle w:val="Hipercze"/>
          </w:rPr>
          <w:t>https://www.mathworks.com/products/roadrunner.html</w:t>
        </w:r>
      </w:hyperlink>
    </w:p>
  </w:footnote>
  <w:footnote w:id="11">
    <w:p w14:paraId="6A6EE14C" w14:textId="20319C6A" w:rsidR="008454E6" w:rsidRDefault="008454E6">
      <w:pPr>
        <w:pStyle w:val="Tekstprzypisudolnego"/>
      </w:pPr>
      <w:r>
        <w:rPr>
          <w:rStyle w:val="Odwoanieprzypisudolnego"/>
        </w:rPr>
        <w:footnoteRef/>
      </w:r>
      <w:r>
        <w:t xml:space="preserve"> Oprogramowanie </w:t>
      </w:r>
      <w:proofErr w:type="spellStart"/>
      <w:r>
        <w:t>OddLOT</w:t>
      </w:r>
      <w:proofErr w:type="spellEnd"/>
      <w:r>
        <w:t xml:space="preserve"> </w:t>
      </w:r>
      <w:r w:rsidR="00885BB2">
        <w:t xml:space="preserve">jest </w:t>
      </w:r>
      <w:r w:rsidR="00090D58">
        <w:t>dostępne</w:t>
      </w:r>
      <w:r w:rsidR="00284C28">
        <w:t xml:space="preserve"> bezpłatnie</w:t>
      </w:r>
      <w:r>
        <w:t xml:space="preserve"> z oficjalnego repozytorium </w:t>
      </w:r>
      <w:hyperlink r:id="rId5" w:history="1">
        <w:r w:rsidRPr="008454E6">
          <w:rPr>
            <w:rStyle w:val="Hipercze"/>
          </w:rPr>
          <w:t>https://github.com/hlrs-vis/covise</w:t>
        </w:r>
      </w:hyperlink>
    </w:p>
  </w:footnote>
  <w:footnote w:id="12">
    <w:p w14:paraId="7E184CC1" w14:textId="685C57B7" w:rsidR="002E4B88" w:rsidRDefault="002E4B88">
      <w:pPr>
        <w:pStyle w:val="Tekstprzypisudolnego"/>
      </w:pPr>
      <w:r>
        <w:rPr>
          <w:rStyle w:val="Odwoanieprzypisudolnego"/>
        </w:rPr>
        <w:footnoteRef/>
      </w:r>
      <w:r>
        <w:t xml:space="preserve"> Oprogramowanie </w:t>
      </w:r>
      <w:proofErr w:type="spellStart"/>
      <w:r>
        <w:t>Blender</w:t>
      </w:r>
      <w:proofErr w:type="spellEnd"/>
      <w:r>
        <w:t xml:space="preserve"> jest dostępne na oficjalnej </w:t>
      </w:r>
      <w:r w:rsidR="00BD2E14">
        <w:t>witrynie</w:t>
      </w:r>
      <w:r>
        <w:t xml:space="preserve"> </w:t>
      </w:r>
      <w:hyperlink r:id="rId6" w:history="1">
        <w:r w:rsidR="00BD2E14" w:rsidRPr="00BD2E14">
          <w:rPr>
            <w:rStyle w:val="Hipercze"/>
          </w:rPr>
          <w:t>https://www.blender.org/</w:t>
        </w:r>
      </w:hyperlink>
    </w:p>
  </w:footnote>
  <w:footnote w:id="13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  <w:footnote w:id="14">
    <w:p w14:paraId="0D615675" w14:textId="7763CA80" w:rsidR="00BE3B75" w:rsidRDefault="00BE3B7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BE3B75">
        <w:t>NPC – z ang. Non-Player-</w:t>
      </w:r>
      <w:proofErr w:type="spellStart"/>
      <w:r w:rsidRPr="00BE3B75">
        <w:t>Character</w:t>
      </w:r>
      <w:proofErr w:type="spellEnd"/>
      <w:r w:rsidRPr="00BE3B75">
        <w:t xml:space="preserve"> – aktor niezależny, użytkownik nie ma wpływu na jego kontrolę.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2EE63A3" w14:paraId="2192F2AE" w14:textId="77777777" w:rsidTr="12EE63A3">
      <w:tc>
        <w:tcPr>
          <w:tcW w:w="3020" w:type="dxa"/>
        </w:tcPr>
        <w:p w14:paraId="14236B5F" w14:textId="006C716C" w:rsidR="12EE63A3" w:rsidRDefault="12EE63A3" w:rsidP="12EE63A3">
          <w:pPr>
            <w:pStyle w:val="Nagwek"/>
            <w:ind w:left="-115"/>
            <w:rPr>
              <w:szCs w:val="24"/>
            </w:rPr>
          </w:pPr>
        </w:p>
      </w:tc>
      <w:tc>
        <w:tcPr>
          <w:tcW w:w="3020" w:type="dxa"/>
        </w:tcPr>
        <w:p w14:paraId="742B00D3" w14:textId="39440AA1" w:rsidR="12EE63A3" w:rsidRDefault="12EE63A3" w:rsidP="12EE63A3">
          <w:pPr>
            <w:pStyle w:val="Nagwek"/>
            <w:jc w:val="center"/>
            <w:rPr>
              <w:szCs w:val="24"/>
            </w:rPr>
          </w:pPr>
        </w:p>
      </w:tc>
      <w:tc>
        <w:tcPr>
          <w:tcW w:w="3020" w:type="dxa"/>
        </w:tcPr>
        <w:p w14:paraId="6AF894B5" w14:textId="389AB0B7" w:rsidR="12EE63A3" w:rsidRDefault="12EE63A3" w:rsidP="12EE63A3">
          <w:pPr>
            <w:pStyle w:val="Nagwek"/>
            <w:ind w:right="-115"/>
            <w:jc w:val="right"/>
            <w:rPr>
              <w:szCs w:val="24"/>
            </w:rPr>
          </w:pPr>
        </w:p>
      </w:tc>
    </w:tr>
  </w:tbl>
  <w:p w14:paraId="710783EA" w14:textId="6FEDD144" w:rsidR="12EE63A3" w:rsidRDefault="12EE63A3" w:rsidP="12EE63A3">
    <w:pPr>
      <w:pStyle w:val="Nagwek"/>
      <w:rPr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2A62B8"/>
    <w:multiLevelType w:val="hybridMultilevel"/>
    <w:tmpl w:val="0F2C6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ek Długosz">
    <w15:presenceInfo w15:providerId="AD" w15:userId="S::mdlugosz@agh.edu.pl::835d9894-d6a1-4f5a-8fcb-3553df12b5a4"/>
  </w15:person>
  <w15:person w15:author="Jakub Burczyk">
    <w15:presenceInfo w15:providerId="None" w15:userId="Jakub Burczy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0487"/>
    <w:rsid w:val="00000A72"/>
    <w:rsid w:val="0000224B"/>
    <w:rsid w:val="000023EE"/>
    <w:rsid w:val="00002CDD"/>
    <w:rsid w:val="00002D78"/>
    <w:rsid w:val="00003212"/>
    <w:rsid w:val="000037DF"/>
    <w:rsid w:val="00004F1F"/>
    <w:rsid w:val="00004FE0"/>
    <w:rsid w:val="00005868"/>
    <w:rsid w:val="00007A23"/>
    <w:rsid w:val="00010081"/>
    <w:rsid w:val="00010659"/>
    <w:rsid w:val="000132A1"/>
    <w:rsid w:val="000133CF"/>
    <w:rsid w:val="00013A14"/>
    <w:rsid w:val="00013D50"/>
    <w:rsid w:val="00013EAC"/>
    <w:rsid w:val="00015BB4"/>
    <w:rsid w:val="00016491"/>
    <w:rsid w:val="0001696C"/>
    <w:rsid w:val="000178F5"/>
    <w:rsid w:val="000230A3"/>
    <w:rsid w:val="000258D0"/>
    <w:rsid w:val="00025C32"/>
    <w:rsid w:val="0002735E"/>
    <w:rsid w:val="00030D85"/>
    <w:rsid w:val="00031725"/>
    <w:rsid w:val="000321FD"/>
    <w:rsid w:val="00032A9E"/>
    <w:rsid w:val="00032FFD"/>
    <w:rsid w:val="00033392"/>
    <w:rsid w:val="00034F35"/>
    <w:rsid w:val="00035050"/>
    <w:rsid w:val="000359B6"/>
    <w:rsid w:val="00035B5E"/>
    <w:rsid w:val="0003661C"/>
    <w:rsid w:val="0003678F"/>
    <w:rsid w:val="00036975"/>
    <w:rsid w:val="00037759"/>
    <w:rsid w:val="00041204"/>
    <w:rsid w:val="00042156"/>
    <w:rsid w:val="00042F08"/>
    <w:rsid w:val="0004458F"/>
    <w:rsid w:val="00044D61"/>
    <w:rsid w:val="00045D88"/>
    <w:rsid w:val="00046FCD"/>
    <w:rsid w:val="00047D41"/>
    <w:rsid w:val="000505D5"/>
    <w:rsid w:val="00052535"/>
    <w:rsid w:val="0005397B"/>
    <w:rsid w:val="00053F59"/>
    <w:rsid w:val="00053FC4"/>
    <w:rsid w:val="00055DD0"/>
    <w:rsid w:val="00056B03"/>
    <w:rsid w:val="00056CA5"/>
    <w:rsid w:val="000570F4"/>
    <w:rsid w:val="00057D1B"/>
    <w:rsid w:val="000600E7"/>
    <w:rsid w:val="00060C39"/>
    <w:rsid w:val="0006275E"/>
    <w:rsid w:val="000632BE"/>
    <w:rsid w:val="00063EEB"/>
    <w:rsid w:val="000640C7"/>
    <w:rsid w:val="000660C8"/>
    <w:rsid w:val="00067835"/>
    <w:rsid w:val="000679FC"/>
    <w:rsid w:val="00067CAA"/>
    <w:rsid w:val="00072D1B"/>
    <w:rsid w:val="000739D6"/>
    <w:rsid w:val="0007447C"/>
    <w:rsid w:val="000746D4"/>
    <w:rsid w:val="00074857"/>
    <w:rsid w:val="000748B6"/>
    <w:rsid w:val="000753DC"/>
    <w:rsid w:val="000755E3"/>
    <w:rsid w:val="00075618"/>
    <w:rsid w:val="0007699E"/>
    <w:rsid w:val="00077560"/>
    <w:rsid w:val="000811FD"/>
    <w:rsid w:val="00082AC3"/>
    <w:rsid w:val="00082C1B"/>
    <w:rsid w:val="00082D92"/>
    <w:rsid w:val="0008690D"/>
    <w:rsid w:val="000904A2"/>
    <w:rsid w:val="00090D58"/>
    <w:rsid w:val="000912C8"/>
    <w:rsid w:val="00092D7F"/>
    <w:rsid w:val="00093DFB"/>
    <w:rsid w:val="000946DB"/>
    <w:rsid w:val="00094D1C"/>
    <w:rsid w:val="00095D90"/>
    <w:rsid w:val="00096775"/>
    <w:rsid w:val="00096BB5"/>
    <w:rsid w:val="00096EA9"/>
    <w:rsid w:val="00097027"/>
    <w:rsid w:val="000A01C2"/>
    <w:rsid w:val="000A0DAC"/>
    <w:rsid w:val="000A10AA"/>
    <w:rsid w:val="000A42BC"/>
    <w:rsid w:val="000A6E64"/>
    <w:rsid w:val="000A7F8A"/>
    <w:rsid w:val="000B042A"/>
    <w:rsid w:val="000B0AB6"/>
    <w:rsid w:val="000B3AAF"/>
    <w:rsid w:val="000B51B7"/>
    <w:rsid w:val="000B5ACF"/>
    <w:rsid w:val="000B7646"/>
    <w:rsid w:val="000B7D83"/>
    <w:rsid w:val="000C0136"/>
    <w:rsid w:val="000C05C5"/>
    <w:rsid w:val="000C1E91"/>
    <w:rsid w:val="000C1EE5"/>
    <w:rsid w:val="000C330A"/>
    <w:rsid w:val="000C387C"/>
    <w:rsid w:val="000C3B43"/>
    <w:rsid w:val="000C4252"/>
    <w:rsid w:val="000C4438"/>
    <w:rsid w:val="000C4FF8"/>
    <w:rsid w:val="000C6EC9"/>
    <w:rsid w:val="000C780E"/>
    <w:rsid w:val="000D0876"/>
    <w:rsid w:val="000D162C"/>
    <w:rsid w:val="000D1678"/>
    <w:rsid w:val="000D348F"/>
    <w:rsid w:val="000D3CFF"/>
    <w:rsid w:val="000D4238"/>
    <w:rsid w:val="000D48C9"/>
    <w:rsid w:val="000D4F31"/>
    <w:rsid w:val="000D6369"/>
    <w:rsid w:val="000D6D18"/>
    <w:rsid w:val="000D76CB"/>
    <w:rsid w:val="000D7B33"/>
    <w:rsid w:val="000E016B"/>
    <w:rsid w:val="000E13EF"/>
    <w:rsid w:val="000E2D63"/>
    <w:rsid w:val="000E7103"/>
    <w:rsid w:val="000E720C"/>
    <w:rsid w:val="000E7FF4"/>
    <w:rsid w:val="000F048C"/>
    <w:rsid w:val="000F2477"/>
    <w:rsid w:val="000F261F"/>
    <w:rsid w:val="000F3783"/>
    <w:rsid w:val="000F4906"/>
    <w:rsid w:val="000F4BA0"/>
    <w:rsid w:val="000F4BB4"/>
    <w:rsid w:val="000F4DC6"/>
    <w:rsid w:val="000F63BF"/>
    <w:rsid w:val="000F6A1B"/>
    <w:rsid w:val="000F7055"/>
    <w:rsid w:val="000F742F"/>
    <w:rsid w:val="00102DE2"/>
    <w:rsid w:val="00103890"/>
    <w:rsid w:val="0010437A"/>
    <w:rsid w:val="00104FB3"/>
    <w:rsid w:val="00105FB3"/>
    <w:rsid w:val="00106494"/>
    <w:rsid w:val="0010735A"/>
    <w:rsid w:val="00107F52"/>
    <w:rsid w:val="00110087"/>
    <w:rsid w:val="00112F13"/>
    <w:rsid w:val="0011449C"/>
    <w:rsid w:val="00115DF7"/>
    <w:rsid w:val="00116962"/>
    <w:rsid w:val="00116D75"/>
    <w:rsid w:val="00117286"/>
    <w:rsid w:val="001174C0"/>
    <w:rsid w:val="00120333"/>
    <w:rsid w:val="001203D6"/>
    <w:rsid w:val="00122CAC"/>
    <w:rsid w:val="0012306C"/>
    <w:rsid w:val="001239A5"/>
    <w:rsid w:val="0012424E"/>
    <w:rsid w:val="00124839"/>
    <w:rsid w:val="00124F64"/>
    <w:rsid w:val="00125BB4"/>
    <w:rsid w:val="001262BA"/>
    <w:rsid w:val="001267E8"/>
    <w:rsid w:val="001307CB"/>
    <w:rsid w:val="00130B9A"/>
    <w:rsid w:val="001314F4"/>
    <w:rsid w:val="001321A5"/>
    <w:rsid w:val="00133B4F"/>
    <w:rsid w:val="001343E9"/>
    <w:rsid w:val="00134E90"/>
    <w:rsid w:val="00134FAB"/>
    <w:rsid w:val="001361C6"/>
    <w:rsid w:val="001367FD"/>
    <w:rsid w:val="00136E81"/>
    <w:rsid w:val="0013715E"/>
    <w:rsid w:val="00137C25"/>
    <w:rsid w:val="001400D8"/>
    <w:rsid w:val="0014097F"/>
    <w:rsid w:val="001419B6"/>
    <w:rsid w:val="001423EB"/>
    <w:rsid w:val="0014495C"/>
    <w:rsid w:val="00144AA4"/>
    <w:rsid w:val="00144AA6"/>
    <w:rsid w:val="00144BEC"/>
    <w:rsid w:val="00146122"/>
    <w:rsid w:val="00147E0F"/>
    <w:rsid w:val="0015018F"/>
    <w:rsid w:val="00152585"/>
    <w:rsid w:val="00152EF3"/>
    <w:rsid w:val="00153636"/>
    <w:rsid w:val="001562E8"/>
    <w:rsid w:val="00156D42"/>
    <w:rsid w:val="0016018F"/>
    <w:rsid w:val="001602F3"/>
    <w:rsid w:val="001619DC"/>
    <w:rsid w:val="00162820"/>
    <w:rsid w:val="00162E47"/>
    <w:rsid w:val="001631A9"/>
    <w:rsid w:val="001636C4"/>
    <w:rsid w:val="001643BF"/>
    <w:rsid w:val="00164BB5"/>
    <w:rsid w:val="00164F19"/>
    <w:rsid w:val="00165D6E"/>
    <w:rsid w:val="00165EC0"/>
    <w:rsid w:val="00166682"/>
    <w:rsid w:val="00166C8B"/>
    <w:rsid w:val="00167237"/>
    <w:rsid w:val="00170B8C"/>
    <w:rsid w:val="00172601"/>
    <w:rsid w:val="00172B19"/>
    <w:rsid w:val="00173051"/>
    <w:rsid w:val="00173C31"/>
    <w:rsid w:val="001746B3"/>
    <w:rsid w:val="001746B7"/>
    <w:rsid w:val="00175DAB"/>
    <w:rsid w:val="00176195"/>
    <w:rsid w:val="001763F0"/>
    <w:rsid w:val="00176A32"/>
    <w:rsid w:val="00180EB9"/>
    <w:rsid w:val="00181739"/>
    <w:rsid w:val="00181C5C"/>
    <w:rsid w:val="00181C8F"/>
    <w:rsid w:val="00183268"/>
    <w:rsid w:val="00183CA1"/>
    <w:rsid w:val="00183D8C"/>
    <w:rsid w:val="00184F7D"/>
    <w:rsid w:val="001859F5"/>
    <w:rsid w:val="0019188B"/>
    <w:rsid w:val="00192C4E"/>
    <w:rsid w:val="00193AD0"/>
    <w:rsid w:val="001940EA"/>
    <w:rsid w:val="00196425"/>
    <w:rsid w:val="00197668"/>
    <w:rsid w:val="001A07DC"/>
    <w:rsid w:val="001A18B1"/>
    <w:rsid w:val="001A21E1"/>
    <w:rsid w:val="001A2CA7"/>
    <w:rsid w:val="001A4C84"/>
    <w:rsid w:val="001A4F93"/>
    <w:rsid w:val="001A564E"/>
    <w:rsid w:val="001B0DCC"/>
    <w:rsid w:val="001B1ED1"/>
    <w:rsid w:val="001B38FF"/>
    <w:rsid w:val="001B3B36"/>
    <w:rsid w:val="001B4AD5"/>
    <w:rsid w:val="001B4EF0"/>
    <w:rsid w:val="001B528A"/>
    <w:rsid w:val="001B79DF"/>
    <w:rsid w:val="001C0AC9"/>
    <w:rsid w:val="001C0BC7"/>
    <w:rsid w:val="001C0F0A"/>
    <w:rsid w:val="001C1449"/>
    <w:rsid w:val="001C18D3"/>
    <w:rsid w:val="001C1D57"/>
    <w:rsid w:val="001C230E"/>
    <w:rsid w:val="001C25A1"/>
    <w:rsid w:val="001C3EFE"/>
    <w:rsid w:val="001C3FDF"/>
    <w:rsid w:val="001C4313"/>
    <w:rsid w:val="001C47F2"/>
    <w:rsid w:val="001C4E64"/>
    <w:rsid w:val="001C5961"/>
    <w:rsid w:val="001C7419"/>
    <w:rsid w:val="001D0501"/>
    <w:rsid w:val="001D272C"/>
    <w:rsid w:val="001D2A21"/>
    <w:rsid w:val="001D3E11"/>
    <w:rsid w:val="001D429D"/>
    <w:rsid w:val="001D5837"/>
    <w:rsid w:val="001D5B6B"/>
    <w:rsid w:val="001D63F1"/>
    <w:rsid w:val="001D74E5"/>
    <w:rsid w:val="001D76C8"/>
    <w:rsid w:val="001E0ED4"/>
    <w:rsid w:val="001E1B3C"/>
    <w:rsid w:val="001E2048"/>
    <w:rsid w:val="001E2429"/>
    <w:rsid w:val="001E2EB6"/>
    <w:rsid w:val="001E3862"/>
    <w:rsid w:val="001E5346"/>
    <w:rsid w:val="001E54A2"/>
    <w:rsid w:val="001E6AD8"/>
    <w:rsid w:val="001E6E49"/>
    <w:rsid w:val="001F13C1"/>
    <w:rsid w:val="001F1536"/>
    <w:rsid w:val="001F1AC2"/>
    <w:rsid w:val="001F211C"/>
    <w:rsid w:val="001F246C"/>
    <w:rsid w:val="001F521D"/>
    <w:rsid w:val="001F5830"/>
    <w:rsid w:val="001F6454"/>
    <w:rsid w:val="001F7C3F"/>
    <w:rsid w:val="001F7ED5"/>
    <w:rsid w:val="001F7F6A"/>
    <w:rsid w:val="00200F10"/>
    <w:rsid w:val="0020171E"/>
    <w:rsid w:val="00202F08"/>
    <w:rsid w:val="0020304D"/>
    <w:rsid w:val="00203561"/>
    <w:rsid w:val="00203F8A"/>
    <w:rsid w:val="00204CD8"/>
    <w:rsid w:val="0020686D"/>
    <w:rsid w:val="00207318"/>
    <w:rsid w:val="00207DEF"/>
    <w:rsid w:val="00211970"/>
    <w:rsid w:val="00213295"/>
    <w:rsid w:val="002137BA"/>
    <w:rsid w:val="00214216"/>
    <w:rsid w:val="0021451F"/>
    <w:rsid w:val="00215DFC"/>
    <w:rsid w:val="002165ED"/>
    <w:rsid w:val="00216BEC"/>
    <w:rsid w:val="00220508"/>
    <w:rsid w:val="002208D4"/>
    <w:rsid w:val="00220DD3"/>
    <w:rsid w:val="00220E3D"/>
    <w:rsid w:val="0022128F"/>
    <w:rsid w:val="00222C81"/>
    <w:rsid w:val="00225E7C"/>
    <w:rsid w:val="002268ED"/>
    <w:rsid w:val="00227036"/>
    <w:rsid w:val="00227529"/>
    <w:rsid w:val="00227669"/>
    <w:rsid w:val="00231183"/>
    <w:rsid w:val="00231D7F"/>
    <w:rsid w:val="0023358C"/>
    <w:rsid w:val="002343DF"/>
    <w:rsid w:val="00234AE1"/>
    <w:rsid w:val="00234B5D"/>
    <w:rsid w:val="002369A1"/>
    <w:rsid w:val="00237DCB"/>
    <w:rsid w:val="00237FBE"/>
    <w:rsid w:val="00241813"/>
    <w:rsid w:val="00241EA8"/>
    <w:rsid w:val="002420C6"/>
    <w:rsid w:val="00243BCF"/>
    <w:rsid w:val="002455AF"/>
    <w:rsid w:val="00247729"/>
    <w:rsid w:val="00247898"/>
    <w:rsid w:val="00247B73"/>
    <w:rsid w:val="00247BD2"/>
    <w:rsid w:val="002511FF"/>
    <w:rsid w:val="002529FF"/>
    <w:rsid w:val="00252C9E"/>
    <w:rsid w:val="00254938"/>
    <w:rsid w:val="00254A00"/>
    <w:rsid w:val="002555E3"/>
    <w:rsid w:val="00257ADB"/>
    <w:rsid w:val="00261315"/>
    <w:rsid w:val="0026178B"/>
    <w:rsid w:val="00261854"/>
    <w:rsid w:val="00262B8B"/>
    <w:rsid w:val="00265396"/>
    <w:rsid w:val="002657E2"/>
    <w:rsid w:val="00267B42"/>
    <w:rsid w:val="00270497"/>
    <w:rsid w:val="00271DA8"/>
    <w:rsid w:val="00272D25"/>
    <w:rsid w:val="002759AE"/>
    <w:rsid w:val="00277500"/>
    <w:rsid w:val="0027758D"/>
    <w:rsid w:val="00280A46"/>
    <w:rsid w:val="00281BDE"/>
    <w:rsid w:val="002823FA"/>
    <w:rsid w:val="00282672"/>
    <w:rsid w:val="00282E3F"/>
    <w:rsid w:val="00284C28"/>
    <w:rsid w:val="0028511A"/>
    <w:rsid w:val="00285562"/>
    <w:rsid w:val="00287362"/>
    <w:rsid w:val="002905DA"/>
    <w:rsid w:val="00290DC9"/>
    <w:rsid w:val="00292249"/>
    <w:rsid w:val="00292D04"/>
    <w:rsid w:val="00293791"/>
    <w:rsid w:val="00295078"/>
    <w:rsid w:val="00295A02"/>
    <w:rsid w:val="00296724"/>
    <w:rsid w:val="002967B0"/>
    <w:rsid w:val="00296E95"/>
    <w:rsid w:val="00296F05"/>
    <w:rsid w:val="002972DB"/>
    <w:rsid w:val="002A078A"/>
    <w:rsid w:val="002A2E5E"/>
    <w:rsid w:val="002A3030"/>
    <w:rsid w:val="002A3E56"/>
    <w:rsid w:val="002A53E2"/>
    <w:rsid w:val="002A540C"/>
    <w:rsid w:val="002A5A1B"/>
    <w:rsid w:val="002A60EB"/>
    <w:rsid w:val="002A6679"/>
    <w:rsid w:val="002A71E5"/>
    <w:rsid w:val="002B004E"/>
    <w:rsid w:val="002B1057"/>
    <w:rsid w:val="002B1389"/>
    <w:rsid w:val="002B1391"/>
    <w:rsid w:val="002B1A75"/>
    <w:rsid w:val="002B1DF0"/>
    <w:rsid w:val="002B448A"/>
    <w:rsid w:val="002B44BF"/>
    <w:rsid w:val="002B46C9"/>
    <w:rsid w:val="002B4FC4"/>
    <w:rsid w:val="002B76DD"/>
    <w:rsid w:val="002B7F7A"/>
    <w:rsid w:val="002C0B4C"/>
    <w:rsid w:val="002C1AB0"/>
    <w:rsid w:val="002C1C27"/>
    <w:rsid w:val="002C2BED"/>
    <w:rsid w:val="002C32AF"/>
    <w:rsid w:val="002C3D82"/>
    <w:rsid w:val="002C47A2"/>
    <w:rsid w:val="002C47A5"/>
    <w:rsid w:val="002C6F48"/>
    <w:rsid w:val="002C7071"/>
    <w:rsid w:val="002D0869"/>
    <w:rsid w:val="002D0944"/>
    <w:rsid w:val="002D14EC"/>
    <w:rsid w:val="002D262F"/>
    <w:rsid w:val="002D2F9E"/>
    <w:rsid w:val="002D3E1E"/>
    <w:rsid w:val="002D4508"/>
    <w:rsid w:val="002D4835"/>
    <w:rsid w:val="002D4C97"/>
    <w:rsid w:val="002D50E7"/>
    <w:rsid w:val="002D687C"/>
    <w:rsid w:val="002D6CF3"/>
    <w:rsid w:val="002D7155"/>
    <w:rsid w:val="002D7A9D"/>
    <w:rsid w:val="002E12C8"/>
    <w:rsid w:val="002E2137"/>
    <w:rsid w:val="002E2939"/>
    <w:rsid w:val="002E4B88"/>
    <w:rsid w:val="002E57F2"/>
    <w:rsid w:val="002E6229"/>
    <w:rsid w:val="002E658E"/>
    <w:rsid w:val="002E7BC6"/>
    <w:rsid w:val="002F01FB"/>
    <w:rsid w:val="002F02B8"/>
    <w:rsid w:val="002F108F"/>
    <w:rsid w:val="002F27F8"/>
    <w:rsid w:val="002F2A42"/>
    <w:rsid w:val="002F4191"/>
    <w:rsid w:val="002F4292"/>
    <w:rsid w:val="002F42E3"/>
    <w:rsid w:val="002F685C"/>
    <w:rsid w:val="002F68D3"/>
    <w:rsid w:val="002F6A6D"/>
    <w:rsid w:val="002F7A7B"/>
    <w:rsid w:val="0030092B"/>
    <w:rsid w:val="0030135C"/>
    <w:rsid w:val="003016CB"/>
    <w:rsid w:val="00301C5A"/>
    <w:rsid w:val="0030279F"/>
    <w:rsid w:val="003031D4"/>
    <w:rsid w:val="00305DA7"/>
    <w:rsid w:val="00305EAA"/>
    <w:rsid w:val="00306105"/>
    <w:rsid w:val="003067EF"/>
    <w:rsid w:val="00307464"/>
    <w:rsid w:val="0031138A"/>
    <w:rsid w:val="00312D97"/>
    <w:rsid w:val="00312E5D"/>
    <w:rsid w:val="00313032"/>
    <w:rsid w:val="00313932"/>
    <w:rsid w:val="00314417"/>
    <w:rsid w:val="00316B17"/>
    <w:rsid w:val="003218BD"/>
    <w:rsid w:val="00322A69"/>
    <w:rsid w:val="00323204"/>
    <w:rsid w:val="00323501"/>
    <w:rsid w:val="00324EC7"/>
    <w:rsid w:val="003251C8"/>
    <w:rsid w:val="00326922"/>
    <w:rsid w:val="00326D6A"/>
    <w:rsid w:val="0032780E"/>
    <w:rsid w:val="00327BE6"/>
    <w:rsid w:val="0033021B"/>
    <w:rsid w:val="0033038D"/>
    <w:rsid w:val="00332207"/>
    <w:rsid w:val="0033430D"/>
    <w:rsid w:val="00334C36"/>
    <w:rsid w:val="003355F5"/>
    <w:rsid w:val="00335B71"/>
    <w:rsid w:val="00335E72"/>
    <w:rsid w:val="003363AF"/>
    <w:rsid w:val="00336E66"/>
    <w:rsid w:val="00337A4C"/>
    <w:rsid w:val="003405C1"/>
    <w:rsid w:val="003409DD"/>
    <w:rsid w:val="003413EA"/>
    <w:rsid w:val="003422F7"/>
    <w:rsid w:val="00345A5C"/>
    <w:rsid w:val="00346EE1"/>
    <w:rsid w:val="003503E7"/>
    <w:rsid w:val="003520FC"/>
    <w:rsid w:val="003526E4"/>
    <w:rsid w:val="00353DB8"/>
    <w:rsid w:val="00354290"/>
    <w:rsid w:val="00355F82"/>
    <w:rsid w:val="00357512"/>
    <w:rsid w:val="0035A05B"/>
    <w:rsid w:val="00360D6C"/>
    <w:rsid w:val="003611B5"/>
    <w:rsid w:val="00362108"/>
    <w:rsid w:val="0036248A"/>
    <w:rsid w:val="00362D19"/>
    <w:rsid w:val="003631A8"/>
    <w:rsid w:val="00364038"/>
    <w:rsid w:val="00365772"/>
    <w:rsid w:val="00365979"/>
    <w:rsid w:val="00365B3E"/>
    <w:rsid w:val="00366930"/>
    <w:rsid w:val="003679E9"/>
    <w:rsid w:val="003705EA"/>
    <w:rsid w:val="00370B51"/>
    <w:rsid w:val="00370C13"/>
    <w:rsid w:val="00370D40"/>
    <w:rsid w:val="00371C43"/>
    <w:rsid w:val="00371E5B"/>
    <w:rsid w:val="00372C58"/>
    <w:rsid w:val="003736D9"/>
    <w:rsid w:val="003736DB"/>
    <w:rsid w:val="003771B5"/>
    <w:rsid w:val="00381520"/>
    <w:rsid w:val="00381E17"/>
    <w:rsid w:val="003826B5"/>
    <w:rsid w:val="00382C89"/>
    <w:rsid w:val="00383A70"/>
    <w:rsid w:val="003858BB"/>
    <w:rsid w:val="00386459"/>
    <w:rsid w:val="003909F1"/>
    <w:rsid w:val="00391E2D"/>
    <w:rsid w:val="00392E60"/>
    <w:rsid w:val="00393DD8"/>
    <w:rsid w:val="003948A8"/>
    <w:rsid w:val="003956E0"/>
    <w:rsid w:val="00395C15"/>
    <w:rsid w:val="00395C51"/>
    <w:rsid w:val="00396254"/>
    <w:rsid w:val="0039714E"/>
    <w:rsid w:val="003A1969"/>
    <w:rsid w:val="003A2DC5"/>
    <w:rsid w:val="003A2ED4"/>
    <w:rsid w:val="003A32D0"/>
    <w:rsid w:val="003A3B10"/>
    <w:rsid w:val="003A3DC8"/>
    <w:rsid w:val="003A434F"/>
    <w:rsid w:val="003A58B7"/>
    <w:rsid w:val="003A5CA6"/>
    <w:rsid w:val="003B15C3"/>
    <w:rsid w:val="003B1953"/>
    <w:rsid w:val="003B2018"/>
    <w:rsid w:val="003B3965"/>
    <w:rsid w:val="003B5D0F"/>
    <w:rsid w:val="003B5EE6"/>
    <w:rsid w:val="003B696D"/>
    <w:rsid w:val="003B6EFC"/>
    <w:rsid w:val="003B77EE"/>
    <w:rsid w:val="003C00E0"/>
    <w:rsid w:val="003C0254"/>
    <w:rsid w:val="003C08D4"/>
    <w:rsid w:val="003C0F0F"/>
    <w:rsid w:val="003C114F"/>
    <w:rsid w:val="003C2AA7"/>
    <w:rsid w:val="003C2E3F"/>
    <w:rsid w:val="003C30A2"/>
    <w:rsid w:val="003C40C2"/>
    <w:rsid w:val="003C5B41"/>
    <w:rsid w:val="003C7653"/>
    <w:rsid w:val="003C7868"/>
    <w:rsid w:val="003D1500"/>
    <w:rsid w:val="003D1AE4"/>
    <w:rsid w:val="003D2FFE"/>
    <w:rsid w:val="003D4596"/>
    <w:rsid w:val="003D45B2"/>
    <w:rsid w:val="003D4C02"/>
    <w:rsid w:val="003D4E7C"/>
    <w:rsid w:val="003D5128"/>
    <w:rsid w:val="003D5199"/>
    <w:rsid w:val="003D55FD"/>
    <w:rsid w:val="003D5F97"/>
    <w:rsid w:val="003D6B77"/>
    <w:rsid w:val="003D7F81"/>
    <w:rsid w:val="003E0362"/>
    <w:rsid w:val="003E2645"/>
    <w:rsid w:val="003E4334"/>
    <w:rsid w:val="003E48BA"/>
    <w:rsid w:val="003E4AB9"/>
    <w:rsid w:val="003E5C98"/>
    <w:rsid w:val="003E6071"/>
    <w:rsid w:val="003F036C"/>
    <w:rsid w:val="003F26A5"/>
    <w:rsid w:val="003F27F3"/>
    <w:rsid w:val="003F41F7"/>
    <w:rsid w:val="003F49CD"/>
    <w:rsid w:val="003F5778"/>
    <w:rsid w:val="003F5A45"/>
    <w:rsid w:val="004007F7"/>
    <w:rsid w:val="00401266"/>
    <w:rsid w:val="00401B3E"/>
    <w:rsid w:val="00402A6C"/>
    <w:rsid w:val="00402F5A"/>
    <w:rsid w:val="00405991"/>
    <w:rsid w:val="00406CDC"/>
    <w:rsid w:val="00407DA2"/>
    <w:rsid w:val="004105B0"/>
    <w:rsid w:val="00410C24"/>
    <w:rsid w:val="00411672"/>
    <w:rsid w:val="00412127"/>
    <w:rsid w:val="00414702"/>
    <w:rsid w:val="00414DFB"/>
    <w:rsid w:val="00415232"/>
    <w:rsid w:val="004173C0"/>
    <w:rsid w:val="004175B6"/>
    <w:rsid w:val="00423056"/>
    <w:rsid w:val="00424BC1"/>
    <w:rsid w:val="0042549B"/>
    <w:rsid w:val="00425BC8"/>
    <w:rsid w:val="0042662C"/>
    <w:rsid w:val="004276D8"/>
    <w:rsid w:val="004277CD"/>
    <w:rsid w:val="004301CB"/>
    <w:rsid w:val="0043174A"/>
    <w:rsid w:val="004317AF"/>
    <w:rsid w:val="00431EFE"/>
    <w:rsid w:val="004322D6"/>
    <w:rsid w:val="0043285E"/>
    <w:rsid w:val="00433177"/>
    <w:rsid w:val="004339E0"/>
    <w:rsid w:val="00434C0E"/>
    <w:rsid w:val="00434D79"/>
    <w:rsid w:val="004351BE"/>
    <w:rsid w:val="004353B4"/>
    <w:rsid w:val="0043665F"/>
    <w:rsid w:val="00436AF2"/>
    <w:rsid w:val="00442034"/>
    <w:rsid w:val="00444612"/>
    <w:rsid w:val="00444E7B"/>
    <w:rsid w:val="00445C48"/>
    <w:rsid w:val="004461E4"/>
    <w:rsid w:val="00446B2E"/>
    <w:rsid w:val="00447E4A"/>
    <w:rsid w:val="00447F8B"/>
    <w:rsid w:val="004502D4"/>
    <w:rsid w:val="00450DCE"/>
    <w:rsid w:val="00450E56"/>
    <w:rsid w:val="004511B7"/>
    <w:rsid w:val="004516C6"/>
    <w:rsid w:val="00453DF6"/>
    <w:rsid w:val="00455747"/>
    <w:rsid w:val="00455F28"/>
    <w:rsid w:val="00457E58"/>
    <w:rsid w:val="004615A8"/>
    <w:rsid w:val="00461A48"/>
    <w:rsid w:val="00462B9C"/>
    <w:rsid w:val="00463609"/>
    <w:rsid w:val="004639FD"/>
    <w:rsid w:val="00463DD3"/>
    <w:rsid w:val="004640C3"/>
    <w:rsid w:val="004677F7"/>
    <w:rsid w:val="004703EE"/>
    <w:rsid w:val="00470618"/>
    <w:rsid w:val="00470A00"/>
    <w:rsid w:val="00471411"/>
    <w:rsid w:val="0047496B"/>
    <w:rsid w:val="0047585B"/>
    <w:rsid w:val="00475EF3"/>
    <w:rsid w:val="00476080"/>
    <w:rsid w:val="004801D4"/>
    <w:rsid w:val="00483A41"/>
    <w:rsid w:val="00484078"/>
    <w:rsid w:val="00484263"/>
    <w:rsid w:val="00484344"/>
    <w:rsid w:val="0048541B"/>
    <w:rsid w:val="0048693F"/>
    <w:rsid w:val="00487F1C"/>
    <w:rsid w:val="0049090D"/>
    <w:rsid w:val="00491037"/>
    <w:rsid w:val="00493F9F"/>
    <w:rsid w:val="00495936"/>
    <w:rsid w:val="00496390"/>
    <w:rsid w:val="00497BBC"/>
    <w:rsid w:val="00497F1C"/>
    <w:rsid w:val="004A276E"/>
    <w:rsid w:val="004A34B5"/>
    <w:rsid w:val="004A4B97"/>
    <w:rsid w:val="004B00DA"/>
    <w:rsid w:val="004B095F"/>
    <w:rsid w:val="004B1068"/>
    <w:rsid w:val="004B17C7"/>
    <w:rsid w:val="004B3023"/>
    <w:rsid w:val="004B348C"/>
    <w:rsid w:val="004B3D1B"/>
    <w:rsid w:val="004B3DA0"/>
    <w:rsid w:val="004B4519"/>
    <w:rsid w:val="004B4FA5"/>
    <w:rsid w:val="004B580E"/>
    <w:rsid w:val="004B5D7F"/>
    <w:rsid w:val="004C1998"/>
    <w:rsid w:val="004C1E03"/>
    <w:rsid w:val="004C2054"/>
    <w:rsid w:val="004C4856"/>
    <w:rsid w:val="004C54EA"/>
    <w:rsid w:val="004C59BE"/>
    <w:rsid w:val="004C636F"/>
    <w:rsid w:val="004C6979"/>
    <w:rsid w:val="004C6F03"/>
    <w:rsid w:val="004C79DF"/>
    <w:rsid w:val="004D1043"/>
    <w:rsid w:val="004D1581"/>
    <w:rsid w:val="004D1E48"/>
    <w:rsid w:val="004D20AD"/>
    <w:rsid w:val="004D2FD6"/>
    <w:rsid w:val="004D7573"/>
    <w:rsid w:val="004E2673"/>
    <w:rsid w:val="004E3308"/>
    <w:rsid w:val="004E3C0B"/>
    <w:rsid w:val="004E3C4B"/>
    <w:rsid w:val="004E3E43"/>
    <w:rsid w:val="004E4F90"/>
    <w:rsid w:val="004E5217"/>
    <w:rsid w:val="004E524D"/>
    <w:rsid w:val="004E5395"/>
    <w:rsid w:val="004E5564"/>
    <w:rsid w:val="004E7709"/>
    <w:rsid w:val="004F04F4"/>
    <w:rsid w:val="004F0780"/>
    <w:rsid w:val="004F1132"/>
    <w:rsid w:val="004F1457"/>
    <w:rsid w:val="004F29BD"/>
    <w:rsid w:val="004F2A26"/>
    <w:rsid w:val="004F478C"/>
    <w:rsid w:val="004F4C5D"/>
    <w:rsid w:val="004F5019"/>
    <w:rsid w:val="004F5F64"/>
    <w:rsid w:val="004F640C"/>
    <w:rsid w:val="004F7EC8"/>
    <w:rsid w:val="00500BB4"/>
    <w:rsid w:val="00501480"/>
    <w:rsid w:val="00502E1F"/>
    <w:rsid w:val="00504F32"/>
    <w:rsid w:val="00505B80"/>
    <w:rsid w:val="00506369"/>
    <w:rsid w:val="00506448"/>
    <w:rsid w:val="00507C88"/>
    <w:rsid w:val="00507EF1"/>
    <w:rsid w:val="00507F20"/>
    <w:rsid w:val="00510D06"/>
    <w:rsid w:val="005113AE"/>
    <w:rsid w:val="005120A5"/>
    <w:rsid w:val="005121B9"/>
    <w:rsid w:val="005121EB"/>
    <w:rsid w:val="00512C11"/>
    <w:rsid w:val="005133D5"/>
    <w:rsid w:val="00513652"/>
    <w:rsid w:val="005137AE"/>
    <w:rsid w:val="005139E1"/>
    <w:rsid w:val="005144B1"/>
    <w:rsid w:val="00517C10"/>
    <w:rsid w:val="00517E3E"/>
    <w:rsid w:val="00517FAA"/>
    <w:rsid w:val="005207BC"/>
    <w:rsid w:val="00520846"/>
    <w:rsid w:val="0052122A"/>
    <w:rsid w:val="005245C2"/>
    <w:rsid w:val="00524D26"/>
    <w:rsid w:val="005254B6"/>
    <w:rsid w:val="0053071D"/>
    <w:rsid w:val="0053147B"/>
    <w:rsid w:val="0053198D"/>
    <w:rsid w:val="00532C1D"/>
    <w:rsid w:val="005337CC"/>
    <w:rsid w:val="00533E2E"/>
    <w:rsid w:val="00534F86"/>
    <w:rsid w:val="0053565F"/>
    <w:rsid w:val="00535813"/>
    <w:rsid w:val="0053665D"/>
    <w:rsid w:val="00540F1D"/>
    <w:rsid w:val="0054255D"/>
    <w:rsid w:val="00543F97"/>
    <w:rsid w:val="005445CD"/>
    <w:rsid w:val="00544FC6"/>
    <w:rsid w:val="005451AE"/>
    <w:rsid w:val="0055060A"/>
    <w:rsid w:val="00550DD5"/>
    <w:rsid w:val="005527C6"/>
    <w:rsid w:val="0055334F"/>
    <w:rsid w:val="005537AC"/>
    <w:rsid w:val="00553A78"/>
    <w:rsid w:val="005542E8"/>
    <w:rsid w:val="005557F0"/>
    <w:rsid w:val="00560031"/>
    <w:rsid w:val="00561FB4"/>
    <w:rsid w:val="005626B6"/>
    <w:rsid w:val="005627F1"/>
    <w:rsid w:val="005632E2"/>
    <w:rsid w:val="00563B2C"/>
    <w:rsid w:val="00563CE1"/>
    <w:rsid w:val="00563F04"/>
    <w:rsid w:val="0056456A"/>
    <w:rsid w:val="005647E9"/>
    <w:rsid w:val="00564953"/>
    <w:rsid w:val="00564DDE"/>
    <w:rsid w:val="00566AB6"/>
    <w:rsid w:val="0056770D"/>
    <w:rsid w:val="0056775E"/>
    <w:rsid w:val="00570931"/>
    <w:rsid w:val="00570C97"/>
    <w:rsid w:val="00570D2D"/>
    <w:rsid w:val="005712C1"/>
    <w:rsid w:val="0057204F"/>
    <w:rsid w:val="00572170"/>
    <w:rsid w:val="0057328C"/>
    <w:rsid w:val="005737C0"/>
    <w:rsid w:val="005746E0"/>
    <w:rsid w:val="00576947"/>
    <w:rsid w:val="00576FD7"/>
    <w:rsid w:val="00577007"/>
    <w:rsid w:val="00577A2A"/>
    <w:rsid w:val="00581BAB"/>
    <w:rsid w:val="00581E5B"/>
    <w:rsid w:val="00582169"/>
    <w:rsid w:val="0058343A"/>
    <w:rsid w:val="005837BB"/>
    <w:rsid w:val="00587E24"/>
    <w:rsid w:val="00587EEB"/>
    <w:rsid w:val="005922A6"/>
    <w:rsid w:val="00593A1E"/>
    <w:rsid w:val="00593BB2"/>
    <w:rsid w:val="00593CA2"/>
    <w:rsid w:val="00595330"/>
    <w:rsid w:val="00596F38"/>
    <w:rsid w:val="00597A45"/>
    <w:rsid w:val="00597C67"/>
    <w:rsid w:val="005A045F"/>
    <w:rsid w:val="005A0BA7"/>
    <w:rsid w:val="005A1B15"/>
    <w:rsid w:val="005A28FA"/>
    <w:rsid w:val="005A3BE4"/>
    <w:rsid w:val="005A3CFC"/>
    <w:rsid w:val="005A68E2"/>
    <w:rsid w:val="005A6FC5"/>
    <w:rsid w:val="005A7485"/>
    <w:rsid w:val="005B0816"/>
    <w:rsid w:val="005B0D97"/>
    <w:rsid w:val="005B2B06"/>
    <w:rsid w:val="005B347A"/>
    <w:rsid w:val="005B5AAA"/>
    <w:rsid w:val="005B6424"/>
    <w:rsid w:val="005B7155"/>
    <w:rsid w:val="005B7166"/>
    <w:rsid w:val="005B7C0A"/>
    <w:rsid w:val="005B7F93"/>
    <w:rsid w:val="005C04AF"/>
    <w:rsid w:val="005C0824"/>
    <w:rsid w:val="005C185F"/>
    <w:rsid w:val="005C1AEF"/>
    <w:rsid w:val="005C26A6"/>
    <w:rsid w:val="005C356D"/>
    <w:rsid w:val="005C464C"/>
    <w:rsid w:val="005C4B8E"/>
    <w:rsid w:val="005C5D3F"/>
    <w:rsid w:val="005C7212"/>
    <w:rsid w:val="005D0051"/>
    <w:rsid w:val="005D0688"/>
    <w:rsid w:val="005D10A0"/>
    <w:rsid w:val="005D1324"/>
    <w:rsid w:val="005D1A44"/>
    <w:rsid w:val="005D3A00"/>
    <w:rsid w:val="005D59E4"/>
    <w:rsid w:val="005D5AEF"/>
    <w:rsid w:val="005D5DA2"/>
    <w:rsid w:val="005D7C53"/>
    <w:rsid w:val="005E254C"/>
    <w:rsid w:val="005E2614"/>
    <w:rsid w:val="005E2D9C"/>
    <w:rsid w:val="005E3924"/>
    <w:rsid w:val="005E44F5"/>
    <w:rsid w:val="005E4DE3"/>
    <w:rsid w:val="005E5488"/>
    <w:rsid w:val="005E5FA4"/>
    <w:rsid w:val="005E64C6"/>
    <w:rsid w:val="005E7C76"/>
    <w:rsid w:val="005F050F"/>
    <w:rsid w:val="005F0C8C"/>
    <w:rsid w:val="005F1A44"/>
    <w:rsid w:val="005F2790"/>
    <w:rsid w:val="005F50FA"/>
    <w:rsid w:val="005F62CC"/>
    <w:rsid w:val="005F73F9"/>
    <w:rsid w:val="005F7F26"/>
    <w:rsid w:val="005F7F7D"/>
    <w:rsid w:val="00603941"/>
    <w:rsid w:val="00603FD4"/>
    <w:rsid w:val="0060488C"/>
    <w:rsid w:val="00606E97"/>
    <w:rsid w:val="00607C7F"/>
    <w:rsid w:val="006110A8"/>
    <w:rsid w:val="00612340"/>
    <w:rsid w:val="006131F9"/>
    <w:rsid w:val="006136CB"/>
    <w:rsid w:val="00613D9D"/>
    <w:rsid w:val="00615FF3"/>
    <w:rsid w:val="00616C29"/>
    <w:rsid w:val="006175A1"/>
    <w:rsid w:val="00617B8F"/>
    <w:rsid w:val="00622208"/>
    <w:rsid w:val="0062244D"/>
    <w:rsid w:val="00622989"/>
    <w:rsid w:val="00622F54"/>
    <w:rsid w:val="00623746"/>
    <w:rsid w:val="006243B1"/>
    <w:rsid w:val="006247FA"/>
    <w:rsid w:val="00625114"/>
    <w:rsid w:val="006265C7"/>
    <w:rsid w:val="00630FEA"/>
    <w:rsid w:val="00633009"/>
    <w:rsid w:val="0063366B"/>
    <w:rsid w:val="0063460D"/>
    <w:rsid w:val="00634973"/>
    <w:rsid w:val="00636D90"/>
    <w:rsid w:val="006375B2"/>
    <w:rsid w:val="00637C4B"/>
    <w:rsid w:val="00640218"/>
    <w:rsid w:val="00640538"/>
    <w:rsid w:val="0064075E"/>
    <w:rsid w:val="00640B77"/>
    <w:rsid w:val="00642FF2"/>
    <w:rsid w:val="00644D63"/>
    <w:rsid w:val="00646DE7"/>
    <w:rsid w:val="00647956"/>
    <w:rsid w:val="00650CF4"/>
    <w:rsid w:val="006514E8"/>
    <w:rsid w:val="00653BBE"/>
    <w:rsid w:val="006544E1"/>
    <w:rsid w:val="00656065"/>
    <w:rsid w:val="00656D3C"/>
    <w:rsid w:val="00656ED0"/>
    <w:rsid w:val="006571D9"/>
    <w:rsid w:val="00661F8C"/>
    <w:rsid w:val="006620F9"/>
    <w:rsid w:val="006621D7"/>
    <w:rsid w:val="006637AE"/>
    <w:rsid w:val="00664C47"/>
    <w:rsid w:val="00665166"/>
    <w:rsid w:val="00666A09"/>
    <w:rsid w:val="006673C9"/>
    <w:rsid w:val="006674C8"/>
    <w:rsid w:val="00670104"/>
    <w:rsid w:val="0067025A"/>
    <w:rsid w:val="00671977"/>
    <w:rsid w:val="00671BF2"/>
    <w:rsid w:val="00672FE7"/>
    <w:rsid w:val="006744DE"/>
    <w:rsid w:val="006745D7"/>
    <w:rsid w:val="00676138"/>
    <w:rsid w:val="00676DBE"/>
    <w:rsid w:val="00677611"/>
    <w:rsid w:val="00677C6F"/>
    <w:rsid w:val="006801E3"/>
    <w:rsid w:val="006816C9"/>
    <w:rsid w:val="00681749"/>
    <w:rsid w:val="00681C1A"/>
    <w:rsid w:val="00681D10"/>
    <w:rsid w:val="00682E4A"/>
    <w:rsid w:val="006831CA"/>
    <w:rsid w:val="006835B6"/>
    <w:rsid w:val="00685276"/>
    <w:rsid w:val="00686728"/>
    <w:rsid w:val="00686BBA"/>
    <w:rsid w:val="00687332"/>
    <w:rsid w:val="006874F3"/>
    <w:rsid w:val="00690B4F"/>
    <w:rsid w:val="00691C07"/>
    <w:rsid w:val="00692C11"/>
    <w:rsid w:val="00692C51"/>
    <w:rsid w:val="00693362"/>
    <w:rsid w:val="00693BA2"/>
    <w:rsid w:val="0069458A"/>
    <w:rsid w:val="006947A6"/>
    <w:rsid w:val="006956AD"/>
    <w:rsid w:val="00696420"/>
    <w:rsid w:val="006970BF"/>
    <w:rsid w:val="00697C87"/>
    <w:rsid w:val="00697EE9"/>
    <w:rsid w:val="006A0516"/>
    <w:rsid w:val="006A2FB1"/>
    <w:rsid w:val="006A37CE"/>
    <w:rsid w:val="006A3B81"/>
    <w:rsid w:val="006A56D7"/>
    <w:rsid w:val="006A6837"/>
    <w:rsid w:val="006A7187"/>
    <w:rsid w:val="006B30E4"/>
    <w:rsid w:val="006B37C7"/>
    <w:rsid w:val="006B440A"/>
    <w:rsid w:val="006B5838"/>
    <w:rsid w:val="006B73D9"/>
    <w:rsid w:val="006B753C"/>
    <w:rsid w:val="006B76F1"/>
    <w:rsid w:val="006C13D4"/>
    <w:rsid w:val="006C42CF"/>
    <w:rsid w:val="006C55E6"/>
    <w:rsid w:val="006C59ED"/>
    <w:rsid w:val="006D0869"/>
    <w:rsid w:val="006D131F"/>
    <w:rsid w:val="006D1A97"/>
    <w:rsid w:val="006D42DB"/>
    <w:rsid w:val="006D609C"/>
    <w:rsid w:val="006E034D"/>
    <w:rsid w:val="006E0E31"/>
    <w:rsid w:val="006E0E83"/>
    <w:rsid w:val="006E142D"/>
    <w:rsid w:val="006E1E00"/>
    <w:rsid w:val="006E2CBA"/>
    <w:rsid w:val="006E340E"/>
    <w:rsid w:val="006E3A1A"/>
    <w:rsid w:val="006E3A8E"/>
    <w:rsid w:val="006E6A1B"/>
    <w:rsid w:val="006E704D"/>
    <w:rsid w:val="006E7A16"/>
    <w:rsid w:val="006F0890"/>
    <w:rsid w:val="006F2A7D"/>
    <w:rsid w:val="006F357D"/>
    <w:rsid w:val="006F492F"/>
    <w:rsid w:val="006F5A66"/>
    <w:rsid w:val="006F7702"/>
    <w:rsid w:val="007000D7"/>
    <w:rsid w:val="007012C5"/>
    <w:rsid w:val="0070139C"/>
    <w:rsid w:val="00701526"/>
    <w:rsid w:val="00701D74"/>
    <w:rsid w:val="00701E5F"/>
    <w:rsid w:val="00704D83"/>
    <w:rsid w:val="00706D9F"/>
    <w:rsid w:val="007075C0"/>
    <w:rsid w:val="00707664"/>
    <w:rsid w:val="00707C6D"/>
    <w:rsid w:val="00712283"/>
    <w:rsid w:val="00712E46"/>
    <w:rsid w:val="0071420B"/>
    <w:rsid w:val="007144B7"/>
    <w:rsid w:val="00715FEE"/>
    <w:rsid w:val="007172DA"/>
    <w:rsid w:val="0071739E"/>
    <w:rsid w:val="00717504"/>
    <w:rsid w:val="00720524"/>
    <w:rsid w:val="007215F4"/>
    <w:rsid w:val="00723D79"/>
    <w:rsid w:val="007243EA"/>
    <w:rsid w:val="0072485D"/>
    <w:rsid w:val="00724F9B"/>
    <w:rsid w:val="00725B61"/>
    <w:rsid w:val="00726BC4"/>
    <w:rsid w:val="00727E05"/>
    <w:rsid w:val="007314A1"/>
    <w:rsid w:val="007315CD"/>
    <w:rsid w:val="00731C19"/>
    <w:rsid w:val="00733DBD"/>
    <w:rsid w:val="007344AE"/>
    <w:rsid w:val="0073512C"/>
    <w:rsid w:val="00735D94"/>
    <w:rsid w:val="00735EEA"/>
    <w:rsid w:val="0073685F"/>
    <w:rsid w:val="00737688"/>
    <w:rsid w:val="00740E48"/>
    <w:rsid w:val="00740E8C"/>
    <w:rsid w:val="007410AD"/>
    <w:rsid w:val="00741841"/>
    <w:rsid w:val="007420B3"/>
    <w:rsid w:val="00742495"/>
    <w:rsid w:val="00743CBA"/>
    <w:rsid w:val="00744545"/>
    <w:rsid w:val="00746424"/>
    <w:rsid w:val="00746EA1"/>
    <w:rsid w:val="00747961"/>
    <w:rsid w:val="00750FB7"/>
    <w:rsid w:val="00751492"/>
    <w:rsid w:val="0075168C"/>
    <w:rsid w:val="00751AA1"/>
    <w:rsid w:val="007541E6"/>
    <w:rsid w:val="0075528F"/>
    <w:rsid w:val="00757580"/>
    <w:rsid w:val="007576AB"/>
    <w:rsid w:val="00760AAC"/>
    <w:rsid w:val="00761425"/>
    <w:rsid w:val="00761B6C"/>
    <w:rsid w:val="00763870"/>
    <w:rsid w:val="00764172"/>
    <w:rsid w:val="00764A7D"/>
    <w:rsid w:val="00764EBE"/>
    <w:rsid w:val="00766404"/>
    <w:rsid w:val="00766AEC"/>
    <w:rsid w:val="00770758"/>
    <w:rsid w:val="007709EA"/>
    <w:rsid w:val="007719A8"/>
    <w:rsid w:val="0077237F"/>
    <w:rsid w:val="00772B1F"/>
    <w:rsid w:val="00773B26"/>
    <w:rsid w:val="00773CD8"/>
    <w:rsid w:val="00774A19"/>
    <w:rsid w:val="00774A94"/>
    <w:rsid w:val="00774F26"/>
    <w:rsid w:val="007751F2"/>
    <w:rsid w:val="00776847"/>
    <w:rsid w:val="0077733B"/>
    <w:rsid w:val="0077744B"/>
    <w:rsid w:val="00777F60"/>
    <w:rsid w:val="00780056"/>
    <w:rsid w:val="00782009"/>
    <w:rsid w:val="0078335B"/>
    <w:rsid w:val="0078380F"/>
    <w:rsid w:val="00783ACE"/>
    <w:rsid w:val="00783B1A"/>
    <w:rsid w:val="0078412E"/>
    <w:rsid w:val="0078441F"/>
    <w:rsid w:val="00785CEB"/>
    <w:rsid w:val="00786996"/>
    <w:rsid w:val="00792EA7"/>
    <w:rsid w:val="0079404A"/>
    <w:rsid w:val="00794211"/>
    <w:rsid w:val="0079598E"/>
    <w:rsid w:val="007961AB"/>
    <w:rsid w:val="00796796"/>
    <w:rsid w:val="007A0279"/>
    <w:rsid w:val="007A2B17"/>
    <w:rsid w:val="007A3834"/>
    <w:rsid w:val="007A387F"/>
    <w:rsid w:val="007A67BB"/>
    <w:rsid w:val="007A68AB"/>
    <w:rsid w:val="007A75AC"/>
    <w:rsid w:val="007B07BE"/>
    <w:rsid w:val="007B083C"/>
    <w:rsid w:val="007B12E1"/>
    <w:rsid w:val="007B16D7"/>
    <w:rsid w:val="007B1EAA"/>
    <w:rsid w:val="007B1FC8"/>
    <w:rsid w:val="007B2EA1"/>
    <w:rsid w:val="007B2ECF"/>
    <w:rsid w:val="007B3D6C"/>
    <w:rsid w:val="007B451A"/>
    <w:rsid w:val="007B4E2E"/>
    <w:rsid w:val="007B50B4"/>
    <w:rsid w:val="007B5CCE"/>
    <w:rsid w:val="007B721F"/>
    <w:rsid w:val="007B78B1"/>
    <w:rsid w:val="007B7A7D"/>
    <w:rsid w:val="007B7C0F"/>
    <w:rsid w:val="007C0565"/>
    <w:rsid w:val="007C2BDB"/>
    <w:rsid w:val="007C2C60"/>
    <w:rsid w:val="007C3DDD"/>
    <w:rsid w:val="007C4D76"/>
    <w:rsid w:val="007C52CE"/>
    <w:rsid w:val="007C7223"/>
    <w:rsid w:val="007C7EF1"/>
    <w:rsid w:val="007D0634"/>
    <w:rsid w:val="007D0736"/>
    <w:rsid w:val="007D0C6D"/>
    <w:rsid w:val="007D19EE"/>
    <w:rsid w:val="007D24D1"/>
    <w:rsid w:val="007D2862"/>
    <w:rsid w:val="007D3BC8"/>
    <w:rsid w:val="007D4659"/>
    <w:rsid w:val="007D5D14"/>
    <w:rsid w:val="007E067E"/>
    <w:rsid w:val="007E1562"/>
    <w:rsid w:val="007E1638"/>
    <w:rsid w:val="007E2BA1"/>
    <w:rsid w:val="007E3968"/>
    <w:rsid w:val="007E3E85"/>
    <w:rsid w:val="007E4F72"/>
    <w:rsid w:val="007E69E9"/>
    <w:rsid w:val="007E7131"/>
    <w:rsid w:val="007E7E6D"/>
    <w:rsid w:val="007F07F1"/>
    <w:rsid w:val="007F0873"/>
    <w:rsid w:val="007F1A0C"/>
    <w:rsid w:val="007F26D9"/>
    <w:rsid w:val="007F4346"/>
    <w:rsid w:val="007F5505"/>
    <w:rsid w:val="007F5D39"/>
    <w:rsid w:val="007F6370"/>
    <w:rsid w:val="007F6B7E"/>
    <w:rsid w:val="007F76E4"/>
    <w:rsid w:val="00800EAA"/>
    <w:rsid w:val="00801468"/>
    <w:rsid w:val="00801FA0"/>
    <w:rsid w:val="00802F3F"/>
    <w:rsid w:val="00803D63"/>
    <w:rsid w:val="0080589E"/>
    <w:rsid w:val="008070AB"/>
    <w:rsid w:val="00807636"/>
    <w:rsid w:val="008111B5"/>
    <w:rsid w:val="00811BC5"/>
    <w:rsid w:val="00814CE5"/>
    <w:rsid w:val="00814D42"/>
    <w:rsid w:val="00814E89"/>
    <w:rsid w:val="00815D78"/>
    <w:rsid w:val="00816549"/>
    <w:rsid w:val="008165BB"/>
    <w:rsid w:val="00820626"/>
    <w:rsid w:val="00821E27"/>
    <w:rsid w:val="00822DCA"/>
    <w:rsid w:val="00823295"/>
    <w:rsid w:val="008234ED"/>
    <w:rsid w:val="00823996"/>
    <w:rsid w:val="00824CB1"/>
    <w:rsid w:val="00825965"/>
    <w:rsid w:val="008270F2"/>
    <w:rsid w:val="00830D0B"/>
    <w:rsid w:val="00830EE9"/>
    <w:rsid w:val="0083132A"/>
    <w:rsid w:val="008327AF"/>
    <w:rsid w:val="0083316C"/>
    <w:rsid w:val="008339CF"/>
    <w:rsid w:val="00834590"/>
    <w:rsid w:val="008345B8"/>
    <w:rsid w:val="00834721"/>
    <w:rsid w:val="00834BA0"/>
    <w:rsid w:val="00835E2E"/>
    <w:rsid w:val="008376BD"/>
    <w:rsid w:val="008376C6"/>
    <w:rsid w:val="00840765"/>
    <w:rsid w:val="00841F90"/>
    <w:rsid w:val="008438CA"/>
    <w:rsid w:val="00844F21"/>
    <w:rsid w:val="00845005"/>
    <w:rsid w:val="008454E6"/>
    <w:rsid w:val="008458E7"/>
    <w:rsid w:val="00845F05"/>
    <w:rsid w:val="00846C9D"/>
    <w:rsid w:val="00846FF7"/>
    <w:rsid w:val="008476FE"/>
    <w:rsid w:val="0085093B"/>
    <w:rsid w:val="0085102E"/>
    <w:rsid w:val="008539E1"/>
    <w:rsid w:val="008540A6"/>
    <w:rsid w:val="00854936"/>
    <w:rsid w:val="00855528"/>
    <w:rsid w:val="00860CC1"/>
    <w:rsid w:val="00861582"/>
    <w:rsid w:val="00861B11"/>
    <w:rsid w:val="008638F0"/>
    <w:rsid w:val="0086473C"/>
    <w:rsid w:val="00865C10"/>
    <w:rsid w:val="008673CC"/>
    <w:rsid w:val="00871656"/>
    <w:rsid w:val="008716BA"/>
    <w:rsid w:val="0087206F"/>
    <w:rsid w:val="00873DBA"/>
    <w:rsid w:val="00875447"/>
    <w:rsid w:val="00875993"/>
    <w:rsid w:val="008774EC"/>
    <w:rsid w:val="00880C26"/>
    <w:rsid w:val="00880DB8"/>
    <w:rsid w:val="00883041"/>
    <w:rsid w:val="008831B3"/>
    <w:rsid w:val="00883CDA"/>
    <w:rsid w:val="00883ED1"/>
    <w:rsid w:val="008843E1"/>
    <w:rsid w:val="00885BB2"/>
    <w:rsid w:val="008863D1"/>
    <w:rsid w:val="00886CE6"/>
    <w:rsid w:val="00886E98"/>
    <w:rsid w:val="0089062D"/>
    <w:rsid w:val="008929CD"/>
    <w:rsid w:val="008963F9"/>
    <w:rsid w:val="008964B5"/>
    <w:rsid w:val="00896683"/>
    <w:rsid w:val="00897BDB"/>
    <w:rsid w:val="00897CD7"/>
    <w:rsid w:val="008A12FC"/>
    <w:rsid w:val="008A425A"/>
    <w:rsid w:val="008A68D9"/>
    <w:rsid w:val="008A6A40"/>
    <w:rsid w:val="008B0500"/>
    <w:rsid w:val="008B0E74"/>
    <w:rsid w:val="008B10E3"/>
    <w:rsid w:val="008B2BFB"/>
    <w:rsid w:val="008B328F"/>
    <w:rsid w:val="008B372C"/>
    <w:rsid w:val="008B5A4B"/>
    <w:rsid w:val="008B5E28"/>
    <w:rsid w:val="008B6759"/>
    <w:rsid w:val="008B6C9E"/>
    <w:rsid w:val="008B7149"/>
    <w:rsid w:val="008C06E9"/>
    <w:rsid w:val="008C120B"/>
    <w:rsid w:val="008C120D"/>
    <w:rsid w:val="008C378B"/>
    <w:rsid w:val="008C3A78"/>
    <w:rsid w:val="008C409B"/>
    <w:rsid w:val="008C4976"/>
    <w:rsid w:val="008D01F8"/>
    <w:rsid w:val="008D18BD"/>
    <w:rsid w:val="008D1F73"/>
    <w:rsid w:val="008D49AA"/>
    <w:rsid w:val="008D4DDD"/>
    <w:rsid w:val="008D61E7"/>
    <w:rsid w:val="008D7C6D"/>
    <w:rsid w:val="008E0EFB"/>
    <w:rsid w:val="008E335E"/>
    <w:rsid w:val="008E5489"/>
    <w:rsid w:val="008E5E69"/>
    <w:rsid w:val="008E6E50"/>
    <w:rsid w:val="008F170E"/>
    <w:rsid w:val="008F263A"/>
    <w:rsid w:val="008F26F3"/>
    <w:rsid w:val="008F2B9D"/>
    <w:rsid w:val="008F3DBA"/>
    <w:rsid w:val="008F623A"/>
    <w:rsid w:val="008F7ADA"/>
    <w:rsid w:val="008F7C85"/>
    <w:rsid w:val="0090005A"/>
    <w:rsid w:val="0090081F"/>
    <w:rsid w:val="00900991"/>
    <w:rsid w:val="00900B2D"/>
    <w:rsid w:val="00902A4E"/>
    <w:rsid w:val="00902AE1"/>
    <w:rsid w:val="00903C39"/>
    <w:rsid w:val="00903F71"/>
    <w:rsid w:val="00904E00"/>
    <w:rsid w:val="00905496"/>
    <w:rsid w:val="0090676E"/>
    <w:rsid w:val="00906CC1"/>
    <w:rsid w:val="0090761F"/>
    <w:rsid w:val="00910BCE"/>
    <w:rsid w:val="00912B04"/>
    <w:rsid w:val="00912D46"/>
    <w:rsid w:val="00915C69"/>
    <w:rsid w:val="00915F08"/>
    <w:rsid w:val="00915F34"/>
    <w:rsid w:val="009164F3"/>
    <w:rsid w:val="0091680F"/>
    <w:rsid w:val="009169B8"/>
    <w:rsid w:val="00916EE1"/>
    <w:rsid w:val="00916EF6"/>
    <w:rsid w:val="0091741A"/>
    <w:rsid w:val="0091763C"/>
    <w:rsid w:val="00917BB5"/>
    <w:rsid w:val="009212B2"/>
    <w:rsid w:val="00921A1E"/>
    <w:rsid w:val="00922D6E"/>
    <w:rsid w:val="00922EC6"/>
    <w:rsid w:val="00925D9A"/>
    <w:rsid w:val="00927083"/>
    <w:rsid w:val="00927286"/>
    <w:rsid w:val="0092774D"/>
    <w:rsid w:val="009301E9"/>
    <w:rsid w:val="009305B2"/>
    <w:rsid w:val="009312D0"/>
    <w:rsid w:val="0093191C"/>
    <w:rsid w:val="0093210D"/>
    <w:rsid w:val="00932A1B"/>
    <w:rsid w:val="00934448"/>
    <w:rsid w:val="00934744"/>
    <w:rsid w:val="0093527C"/>
    <w:rsid w:val="00937BCE"/>
    <w:rsid w:val="00940746"/>
    <w:rsid w:val="00942439"/>
    <w:rsid w:val="00942EF8"/>
    <w:rsid w:val="009439A0"/>
    <w:rsid w:val="00944EB0"/>
    <w:rsid w:val="00947460"/>
    <w:rsid w:val="0094759C"/>
    <w:rsid w:val="00952470"/>
    <w:rsid w:val="009528A3"/>
    <w:rsid w:val="0095295F"/>
    <w:rsid w:val="00952FFA"/>
    <w:rsid w:val="0095458D"/>
    <w:rsid w:val="009553B7"/>
    <w:rsid w:val="00955F6A"/>
    <w:rsid w:val="00960041"/>
    <w:rsid w:val="009602D3"/>
    <w:rsid w:val="00960C69"/>
    <w:rsid w:val="009612C6"/>
    <w:rsid w:val="0096284D"/>
    <w:rsid w:val="00963D49"/>
    <w:rsid w:val="00963E1E"/>
    <w:rsid w:val="00964179"/>
    <w:rsid w:val="009641C4"/>
    <w:rsid w:val="0096488C"/>
    <w:rsid w:val="00965E7D"/>
    <w:rsid w:val="0096695C"/>
    <w:rsid w:val="00971CC9"/>
    <w:rsid w:val="00971D28"/>
    <w:rsid w:val="009725C7"/>
    <w:rsid w:val="00973F8E"/>
    <w:rsid w:val="00975711"/>
    <w:rsid w:val="0097636F"/>
    <w:rsid w:val="00977C34"/>
    <w:rsid w:val="00977FCE"/>
    <w:rsid w:val="0098059A"/>
    <w:rsid w:val="009805FF"/>
    <w:rsid w:val="00980EF6"/>
    <w:rsid w:val="0098187D"/>
    <w:rsid w:val="0098189F"/>
    <w:rsid w:val="00982232"/>
    <w:rsid w:val="009824A9"/>
    <w:rsid w:val="009826E0"/>
    <w:rsid w:val="0098282B"/>
    <w:rsid w:val="009838B7"/>
    <w:rsid w:val="00984053"/>
    <w:rsid w:val="00984B4D"/>
    <w:rsid w:val="00985192"/>
    <w:rsid w:val="009854C6"/>
    <w:rsid w:val="00985A3A"/>
    <w:rsid w:val="00987493"/>
    <w:rsid w:val="009908AC"/>
    <w:rsid w:val="00990FAB"/>
    <w:rsid w:val="009919BD"/>
    <w:rsid w:val="00991FA7"/>
    <w:rsid w:val="009923A1"/>
    <w:rsid w:val="00992BD9"/>
    <w:rsid w:val="00992CF4"/>
    <w:rsid w:val="009934DC"/>
    <w:rsid w:val="009936CB"/>
    <w:rsid w:val="00994646"/>
    <w:rsid w:val="0099500C"/>
    <w:rsid w:val="00995337"/>
    <w:rsid w:val="00997029"/>
    <w:rsid w:val="0099702F"/>
    <w:rsid w:val="009970ED"/>
    <w:rsid w:val="009A04F7"/>
    <w:rsid w:val="009A1377"/>
    <w:rsid w:val="009A2579"/>
    <w:rsid w:val="009A42CC"/>
    <w:rsid w:val="009A4C31"/>
    <w:rsid w:val="009A60ED"/>
    <w:rsid w:val="009A648F"/>
    <w:rsid w:val="009A66EE"/>
    <w:rsid w:val="009A6BFB"/>
    <w:rsid w:val="009A7BBA"/>
    <w:rsid w:val="009B0113"/>
    <w:rsid w:val="009B12AE"/>
    <w:rsid w:val="009B13CA"/>
    <w:rsid w:val="009B1EDF"/>
    <w:rsid w:val="009B2FAF"/>
    <w:rsid w:val="009B3E64"/>
    <w:rsid w:val="009B429F"/>
    <w:rsid w:val="009B52FB"/>
    <w:rsid w:val="009B5421"/>
    <w:rsid w:val="009B5507"/>
    <w:rsid w:val="009B57F2"/>
    <w:rsid w:val="009B5992"/>
    <w:rsid w:val="009B63A5"/>
    <w:rsid w:val="009B698F"/>
    <w:rsid w:val="009B7364"/>
    <w:rsid w:val="009C2A2A"/>
    <w:rsid w:val="009C43E9"/>
    <w:rsid w:val="009C6478"/>
    <w:rsid w:val="009C6A6A"/>
    <w:rsid w:val="009C74DE"/>
    <w:rsid w:val="009D1B06"/>
    <w:rsid w:val="009D25FC"/>
    <w:rsid w:val="009D2A0C"/>
    <w:rsid w:val="009D2BA6"/>
    <w:rsid w:val="009D570C"/>
    <w:rsid w:val="009D5870"/>
    <w:rsid w:val="009D669B"/>
    <w:rsid w:val="009D686E"/>
    <w:rsid w:val="009D6BC5"/>
    <w:rsid w:val="009E0C2F"/>
    <w:rsid w:val="009E1BD8"/>
    <w:rsid w:val="009E1C49"/>
    <w:rsid w:val="009E1CDE"/>
    <w:rsid w:val="009E3297"/>
    <w:rsid w:val="009E3E61"/>
    <w:rsid w:val="009E3FFA"/>
    <w:rsid w:val="009E43F4"/>
    <w:rsid w:val="009E6742"/>
    <w:rsid w:val="009E6DC7"/>
    <w:rsid w:val="009E7292"/>
    <w:rsid w:val="009F1227"/>
    <w:rsid w:val="009F2EB7"/>
    <w:rsid w:val="009F4047"/>
    <w:rsid w:val="009F4D6D"/>
    <w:rsid w:val="00A0037C"/>
    <w:rsid w:val="00A02079"/>
    <w:rsid w:val="00A02305"/>
    <w:rsid w:val="00A03452"/>
    <w:rsid w:val="00A046F6"/>
    <w:rsid w:val="00A0507C"/>
    <w:rsid w:val="00A05B59"/>
    <w:rsid w:val="00A06FF7"/>
    <w:rsid w:val="00A0785B"/>
    <w:rsid w:val="00A10F17"/>
    <w:rsid w:val="00A11460"/>
    <w:rsid w:val="00A11C9A"/>
    <w:rsid w:val="00A12A01"/>
    <w:rsid w:val="00A132DD"/>
    <w:rsid w:val="00A14229"/>
    <w:rsid w:val="00A142EA"/>
    <w:rsid w:val="00A168DA"/>
    <w:rsid w:val="00A2077F"/>
    <w:rsid w:val="00A20D87"/>
    <w:rsid w:val="00A213BC"/>
    <w:rsid w:val="00A22E62"/>
    <w:rsid w:val="00A23A42"/>
    <w:rsid w:val="00A24B2E"/>
    <w:rsid w:val="00A25A5C"/>
    <w:rsid w:val="00A26449"/>
    <w:rsid w:val="00A277A9"/>
    <w:rsid w:val="00A33831"/>
    <w:rsid w:val="00A33A7A"/>
    <w:rsid w:val="00A3411A"/>
    <w:rsid w:val="00A35B3E"/>
    <w:rsid w:val="00A36A15"/>
    <w:rsid w:val="00A37555"/>
    <w:rsid w:val="00A404A9"/>
    <w:rsid w:val="00A40C45"/>
    <w:rsid w:val="00A41402"/>
    <w:rsid w:val="00A415FF"/>
    <w:rsid w:val="00A422B9"/>
    <w:rsid w:val="00A43493"/>
    <w:rsid w:val="00A434EB"/>
    <w:rsid w:val="00A443EA"/>
    <w:rsid w:val="00A47E29"/>
    <w:rsid w:val="00A50D90"/>
    <w:rsid w:val="00A51149"/>
    <w:rsid w:val="00A536F9"/>
    <w:rsid w:val="00A53D90"/>
    <w:rsid w:val="00A549F0"/>
    <w:rsid w:val="00A55DA6"/>
    <w:rsid w:val="00A57D94"/>
    <w:rsid w:val="00A614CB"/>
    <w:rsid w:val="00A61AD7"/>
    <w:rsid w:val="00A6209B"/>
    <w:rsid w:val="00A6298D"/>
    <w:rsid w:val="00A62D82"/>
    <w:rsid w:val="00A63354"/>
    <w:rsid w:val="00A639C3"/>
    <w:rsid w:val="00A63BAC"/>
    <w:rsid w:val="00A6444C"/>
    <w:rsid w:val="00A650AB"/>
    <w:rsid w:val="00A652D6"/>
    <w:rsid w:val="00A65C31"/>
    <w:rsid w:val="00A676F0"/>
    <w:rsid w:val="00A67A63"/>
    <w:rsid w:val="00A67DEA"/>
    <w:rsid w:val="00A70C83"/>
    <w:rsid w:val="00A80171"/>
    <w:rsid w:val="00A8029B"/>
    <w:rsid w:val="00A80720"/>
    <w:rsid w:val="00A80ADA"/>
    <w:rsid w:val="00A80F73"/>
    <w:rsid w:val="00A815AF"/>
    <w:rsid w:val="00A82FCB"/>
    <w:rsid w:val="00A85193"/>
    <w:rsid w:val="00A8573F"/>
    <w:rsid w:val="00A85798"/>
    <w:rsid w:val="00A85AE3"/>
    <w:rsid w:val="00A90937"/>
    <w:rsid w:val="00A909A1"/>
    <w:rsid w:val="00A91597"/>
    <w:rsid w:val="00A91820"/>
    <w:rsid w:val="00A919F3"/>
    <w:rsid w:val="00A92E18"/>
    <w:rsid w:val="00A93364"/>
    <w:rsid w:val="00A93773"/>
    <w:rsid w:val="00A943CF"/>
    <w:rsid w:val="00A94526"/>
    <w:rsid w:val="00A969D1"/>
    <w:rsid w:val="00A9790D"/>
    <w:rsid w:val="00AA05C8"/>
    <w:rsid w:val="00AA1BF8"/>
    <w:rsid w:val="00AA1F07"/>
    <w:rsid w:val="00AA1FFC"/>
    <w:rsid w:val="00AA2709"/>
    <w:rsid w:val="00AA2A3E"/>
    <w:rsid w:val="00AA3C18"/>
    <w:rsid w:val="00AA3D38"/>
    <w:rsid w:val="00AA4F89"/>
    <w:rsid w:val="00AA67F6"/>
    <w:rsid w:val="00AA7656"/>
    <w:rsid w:val="00AB014F"/>
    <w:rsid w:val="00AB298E"/>
    <w:rsid w:val="00AB2DA0"/>
    <w:rsid w:val="00AB350B"/>
    <w:rsid w:val="00AB5061"/>
    <w:rsid w:val="00AB59EA"/>
    <w:rsid w:val="00AB7EF4"/>
    <w:rsid w:val="00AC0A88"/>
    <w:rsid w:val="00AC20B1"/>
    <w:rsid w:val="00AC254E"/>
    <w:rsid w:val="00AC2DA1"/>
    <w:rsid w:val="00AC3CA1"/>
    <w:rsid w:val="00AC43D3"/>
    <w:rsid w:val="00AC4578"/>
    <w:rsid w:val="00AC461A"/>
    <w:rsid w:val="00AC4A3B"/>
    <w:rsid w:val="00AC54D3"/>
    <w:rsid w:val="00AC6170"/>
    <w:rsid w:val="00AC68D4"/>
    <w:rsid w:val="00AC6A16"/>
    <w:rsid w:val="00AD0EA1"/>
    <w:rsid w:val="00AD2450"/>
    <w:rsid w:val="00AD3BA2"/>
    <w:rsid w:val="00AD422E"/>
    <w:rsid w:val="00AD4E66"/>
    <w:rsid w:val="00AD60D1"/>
    <w:rsid w:val="00AD68CC"/>
    <w:rsid w:val="00AD6DF5"/>
    <w:rsid w:val="00AE112C"/>
    <w:rsid w:val="00AE126A"/>
    <w:rsid w:val="00AE23BC"/>
    <w:rsid w:val="00AE4C73"/>
    <w:rsid w:val="00AE4C87"/>
    <w:rsid w:val="00AE60CC"/>
    <w:rsid w:val="00AE6D2B"/>
    <w:rsid w:val="00AE703F"/>
    <w:rsid w:val="00AF0099"/>
    <w:rsid w:val="00AF02BA"/>
    <w:rsid w:val="00AF043C"/>
    <w:rsid w:val="00AF109A"/>
    <w:rsid w:val="00AF2331"/>
    <w:rsid w:val="00AF3E92"/>
    <w:rsid w:val="00AF44A3"/>
    <w:rsid w:val="00AF5D49"/>
    <w:rsid w:val="00AF61F7"/>
    <w:rsid w:val="00AF6A71"/>
    <w:rsid w:val="00AF7242"/>
    <w:rsid w:val="00AF7CC5"/>
    <w:rsid w:val="00B00472"/>
    <w:rsid w:val="00B010B3"/>
    <w:rsid w:val="00B0229D"/>
    <w:rsid w:val="00B02918"/>
    <w:rsid w:val="00B02CBD"/>
    <w:rsid w:val="00B03460"/>
    <w:rsid w:val="00B04DFC"/>
    <w:rsid w:val="00B05044"/>
    <w:rsid w:val="00B0534B"/>
    <w:rsid w:val="00B05B70"/>
    <w:rsid w:val="00B05E2F"/>
    <w:rsid w:val="00B06D51"/>
    <w:rsid w:val="00B07963"/>
    <w:rsid w:val="00B07F40"/>
    <w:rsid w:val="00B111E9"/>
    <w:rsid w:val="00B13134"/>
    <w:rsid w:val="00B1595C"/>
    <w:rsid w:val="00B15D7F"/>
    <w:rsid w:val="00B15E10"/>
    <w:rsid w:val="00B15FD7"/>
    <w:rsid w:val="00B17FFA"/>
    <w:rsid w:val="00B2036A"/>
    <w:rsid w:val="00B21B40"/>
    <w:rsid w:val="00B21F57"/>
    <w:rsid w:val="00B22022"/>
    <w:rsid w:val="00B2255A"/>
    <w:rsid w:val="00B22AF5"/>
    <w:rsid w:val="00B23503"/>
    <w:rsid w:val="00B245BC"/>
    <w:rsid w:val="00B24CA7"/>
    <w:rsid w:val="00B257CA"/>
    <w:rsid w:val="00B30F0C"/>
    <w:rsid w:val="00B339E0"/>
    <w:rsid w:val="00B356FC"/>
    <w:rsid w:val="00B36A1D"/>
    <w:rsid w:val="00B37C87"/>
    <w:rsid w:val="00B4033D"/>
    <w:rsid w:val="00B40471"/>
    <w:rsid w:val="00B40A80"/>
    <w:rsid w:val="00B40DF3"/>
    <w:rsid w:val="00B43A51"/>
    <w:rsid w:val="00B43AB0"/>
    <w:rsid w:val="00B452C2"/>
    <w:rsid w:val="00B454DB"/>
    <w:rsid w:val="00B47C10"/>
    <w:rsid w:val="00B50F09"/>
    <w:rsid w:val="00B53AA6"/>
    <w:rsid w:val="00B53C19"/>
    <w:rsid w:val="00B5485D"/>
    <w:rsid w:val="00B56029"/>
    <w:rsid w:val="00B56CB2"/>
    <w:rsid w:val="00B572EB"/>
    <w:rsid w:val="00B608CF"/>
    <w:rsid w:val="00B61637"/>
    <w:rsid w:val="00B64DFF"/>
    <w:rsid w:val="00B668A2"/>
    <w:rsid w:val="00B677A4"/>
    <w:rsid w:val="00B70B39"/>
    <w:rsid w:val="00B71674"/>
    <w:rsid w:val="00B720E5"/>
    <w:rsid w:val="00B7303D"/>
    <w:rsid w:val="00B732D6"/>
    <w:rsid w:val="00B7770E"/>
    <w:rsid w:val="00B77B36"/>
    <w:rsid w:val="00B80FF2"/>
    <w:rsid w:val="00B827C6"/>
    <w:rsid w:val="00B83B07"/>
    <w:rsid w:val="00B852F9"/>
    <w:rsid w:val="00B86B9C"/>
    <w:rsid w:val="00B90D39"/>
    <w:rsid w:val="00B931AC"/>
    <w:rsid w:val="00B93632"/>
    <w:rsid w:val="00B93B0D"/>
    <w:rsid w:val="00B94201"/>
    <w:rsid w:val="00B94A94"/>
    <w:rsid w:val="00B95CC2"/>
    <w:rsid w:val="00B9743D"/>
    <w:rsid w:val="00BA018C"/>
    <w:rsid w:val="00BA186C"/>
    <w:rsid w:val="00BA2B41"/>
    <w:rsid w:val="00BA30A4"/>
    <w:rsid w:val="00BA32E3"/>
    <w:rsid w:val="00BA35BD"/>
    <w:rsid w:val="00BA421B"/>
    <w:rsid w:val="00BA4B98"/>
    <w:rsid w:val="00BA5CC6"/>
    <w:rsid w:val="00BA6D6E"/>
    <w:rsid w:val="00BA73C7"/>
    <w:rsid w:val="00BB0227"/>
    <w:rsid w:val="00BB0BF2"/>
    <w:rsid w:val="00BB2762"/>
    <w:rsid w:val="00BB4461"/>
    <w:rsid w:val="00BB48DC"/>
    <w:rsid w:val="00BB4A02"/>
    <w:rsid w:val="00BB55CD"/>
    <w:rsid w:val="00BB5E44"/>
    <w:rsid w:val="00BB7396"/>
    <w:rsid w:val="00BC0019"/>
    <w:rsid w:val="00BC168A"/>
    <w:rsid w:val="00BC1D2C"/>
    <w:rsid w:val="00BC271D"/>
    <w:rsid w:val="00BC2CFB"/>
    <w:rsid w:val="00BC4798"/>
    <w:rsid w:val="00BC49DE"/>
    <w:rsid w:val="00BC5458"/>
    <w:rsid w:val="00BC6188"/>
    <w:rsid w:val="00BC6CC6"/>
    <w:rsid w:val="00BC6D62"/>
    <w:rsid w:val="00BD0881"/>
    <w:rsid w:val="00BD0A63"/>
    <w:rsid w:val="00BD11F5"/>
    <w:rsid w:val="00BD2E14"/>
    <w:rsid w:val="00BD3415"/>
    <w:rsid w:val="00BD384E"/>
    <w:rsid w:val="00BD6504"/>
    <w:rsid w:val="00BD7392"/>
    <w:rsid w:val="00BE2591"/>
    <w:rsid w:val="00BE2A79"/>
    <w:rsid w:val="00BE3094"/>
    <w:rsid w:val="00BE3B75"/>
    <w:rsid w:val="00BE55FF"/>
    <w:rsid w:val="00BE7576"/>
    <w:rsid w:val="00BF1B06"/>
    <w:rsid w:val="00BF1C01"/>
    <w:rsid w:val="00BF1DD4"/>
    <w:rsid w:val="00BF2128"/>
    <w:rsid w:val="00BF221E"/>
    <w:rsid w:val="00BF7A3B"/>
    <w:rsid w:val="00C01055"/>
    <w:rsid w:val="00C013F0"/>
    <w:rsid w:val="00C02489"/>
    <w:rsid w:val="00C02CE4"/>
    <w:rsid w:val="00C03A38"/>
    <w:rsid w:val="00C044D0"/>
    <w:rsid w:val="00C04EA6"/>
    <w:rsid w:val="00C06249"/>
    <w:rsid w:val="00C067F1"/>
    <w:rsid w:val="00C073D1"/>
    <w:rsid w:val="00C07816"/>
    <w:rsid w:val="00C107B5"/>
    <w:rsid w:val="00C11832"/>
    <w:rsid w:val="00C171BB"/>
    <w:rsid w:val="00C20319"/>
    <w:rsid w:val="00C21B33"/>
    <w:rsid w:val="00C22A0C"/>
    <w:rsid w:val="00C23766"/>
    <w:rsid w:val="00C25D47"/>
    <w:rsid w:val="00C265AF"/>
    <w:rsid w:val="00C26995"/>
    <w:rsid w:val="00C33500"/>
    <w:rsid w:val="00C3587E"/>
    <w:rsid w:val="00C36898"/>
    <w:rsid w:val="00C37364"/>
    <w:rsid w:val="00C40473"/>
    <w:rsid w:val="00C407DE"/>
    <w:rsid w:val="00C4163C"/>
    <w:rsid w:val="00C42513"/>
    <w:rsid w:val="00C42D5A"/>
    <w:rsid w:val="00C4698D"/>
    <w:rsid w:val="00C502DE"/>
    <w:rsid w:val="00C5083F"/>
    <w:rsid w:val="00C5262A"/>
    <w:rsid w:val="00C52C68"/>
    <w:rsid w:val="00C52E4E"/>
    <w:rsid w:val="00C5378F"/>
    <w:rsid w:val="00C550A0"/>
    <w:rsid w:val="00C6071E"/>
    <w:rsid w:val="00C6086A"/>
    <w:rsid w:val="00C60A36"/>
    <w:rsid w:val="00C618A0"/>
    <w:rsid w:val="00C65E83"/>
    <w:rsid w:val="00C66444"/>
    <w:rsid w:val="00C669AA"/>
    <w:rsid w:val="00C6728E"/>
    <w:rsid w:val="00C67C0A"/>
    <w:rsid w:val="00C7089C"/>
    <w:rsid w:val="00C70A8A"/>
    <w:rsid w:val="00C7486A"/>
    <w:rsid w:val="00C74EEE"/>
    <w:rsid w:val="00C766C4"/>
    <w:rsid w:val="00C77D78"/>
    <w:rsid w:val="00C77FC7"/>
    <w:rsid w:val="00C80724"/>
    <w:rsid w:val="00C80924"/>
    <w:rsid w:val="00C814BD"/>
    <w:rsid w:val="00C81667"/>
    <w:rsid w:val="00C84648"/>
    <w:rsid w:val="00C86040"/>
    <w:rsid w:val="00C863D4"/>
    <w:rsid w:val="00C86A9B"/>
    <w:rsid w:val="00C90034"/>
    <w:rsid w:val="00C91679"/>
    <w:rsid w:val="00C919F9"/>
    <w:rsid w:val="00C91D72"/>
    <w:rsid w:val="00C91F68"/>
    <w:rsid w:val="00C924DE"/>
    <w:rsid w:val="00C93DCF"/>
    <w:rsid w:val="00C93DE6"/>
    <w:rsid w:val="00C94FB2"/>
    <w:rsid w:val="00C957D4"/>
    <w:rsid w:val="00C96423"/>
    <w:rsid w:val="00C96496"/>
    <w:rsid w:val="00C96DB4"/>
    <w:rsid w:val="00C96ECC"/>
    <w:rsid w:val="00CA0909"/>
    <w:rsid w:val="00CA1064"/>
    <w:rsid w:val="00CA16E4"/>
    <w:rsid w:val="00CA2771"/>
    <w:rsid w:val="00CA4F1F"/>
    <w:rsid w:val="00CA6012"/>
    <w:rsid w:val="00CA628C"/>
    <w:rsid w:val="00CA6754"/>
    <w:rsid w:val="00CA7115"/>
    <w:rsid w:val="00CB07C1"/>
    <w:rsid w:val="00CB1609"/>
    <w:rsid w:val="00CB3D4A"/>
    <w:rsid w:val="00CB7230"/>
    <w:rsid w:val="00CB76D2"/>
    <w:rsid w:val="00CC134F"/>
    <w:rsid w:val="00CC1824"/>
    <w:rsid w:val="00CC27DD"/>
    <w:rsid w:val="00CC2F16"/>
    <w:rsid w:val="00CC3C01"/>
    <w:rsid w:val="00CC66B8"/>
    <w:rsid w:val="00CC79F6"/>
    <w:rsid w:val="00CD145F"/>
    <w:rsid w:val="00CD1698"/>
    <w:rsid w:val="00CD2A0E"/>
    <w:rsid w:val="00CD32B5"/>
    <w:rsid w:val="00CD34EF"/>
    <w:rsid w:val="00CD375E"/>
    <w:rsid w:val="00CD6F3B"/>
    <w:rsid w:val="00CD73F9"/>
    <w:rsid w:val="00CD7965"/>
    <w:rsid w:val="00CD7BCC"/>
    <w:rsid w:val="00CE0445"/>
    <w:rsid w:val="00CE135A"/>
    <w:rsid w:val="00CE21F0"/>
    <w:rsid w:val="00CE2499"/>
    <w:rsid w:val="00CE6A35"/>
    <w:rsid w:val="00CE77A5"/>
    <w:rsid w:val="00CE7809"/>
    <w:rsid w:val="00CE79A2"/>
    <w:rsid w:val="00CE7C5F"/>
    <w:rsid w:val="00CF2F5D"/>
    <w:rsid w:val="00CF3D2B"/>
    <w:rsid w:val="00CF505B"/>
    <w:rsid w:val="00D02F84"/>
    <w:rsid w:val="00D03A7C"/>
    <w:rsid w:val="00D04C4A"/>
    <w:rsid w:val="00D04E3C"/>
    <w:rsid w:val="00D05CF3"/>
    <w:rsid w:val="00D0614F"/>
    <w:rsid w:val="00D0721A"/>
    <w:rsid w:val="00D10A44"/>
    <w:rsid w:val="00D16A3B"/>
    <w:rsid w:val="00D16D6E"/>
    <w:rsid w:val="00D17175"/>
    <w:rsid w:val="00D17473"/>
    <w:rsid w:val="00D21589"/>
    <w:rsid w:val="00D21B55"/>
    <w:rsid w:val="00D21D8A"/>
    <w:rsid w:val="00D260B0"/>
    <w:rsid w:val="00D26C7C"/>
    <w:rsid w:val="00D2791B"/>
    <w:rsid w:val="00D307C3"/>
    <w:rsid w:val="00D32DB8"/>
    <w:rsid w:val="00D35445"/>
    <w:rsid w:val="00D354B6"/>
    <w:rsid w:val="00D35F96"/>
    <w:rsid w:val="00D369A1"/>
    <w:rsid w:val="00D36BF6"/>
    <w:rsid w:val="00D41354"/>
    <w:rsid w:val="00D41741"/>
    <w:rsid w:val="00D4210C"/>
    <w:rsid w:val="00D436A3"/>
    <w:rsid w:val="00D43E12"/>
    <w:rsid w:val="00D448D0"/>
    <w:rsid w:val="00D44AF3"/>
    <w:rsid w:val="00D44CEA"/>
    <w:rsid w:val="00D45026"/>
    <w:rsid w:val="00D45516"/>
    <w:rsid w:val="00D4729E"/>
    <w:rsid w:val="00D50146"/>
    <w:rsid w:val="00D50E2F"/>
    <w:rsid w:val="00D51C89"/>
    <w:rsid w:val="00D5338B"/>
    <w:rsid w:val="00D53EFB"/>
    <w:rsid w:val="00D53FC9"/>
    <w:rsid w:val="00D55854"/>
    <w:rsid w:val="00D55A04"/>
    <w:rsid w:val="00D566C6"/>
    <w:rsid w:val="00D56E00"/>
    <w:rsid w:val="00D60186"/>
    <w:rsid w:val="00D60385"/>
    <w:rsid w:val="00D63060"/>
    <w:rsid w:val="00D63D5F"/>
    <w:rsid w:val="00D6709C"/>
    <w:rsid w:val="00D71AED"/>
    <w:rsid w:val="00D73A64"/>
    <w:rsid w:val="00D75413"/>
    <w:rsid w:val="00D76151"/>
    <w:rsid w:val="00D765A4"/>
    <w:rsid w:val="00D76AF0"/>
    <w:rsid w:val="00D76FFF"/>
    <w:rsid w:val="00D7725F"/>
    <w:rsid w:val="00D77D84"/>
    <w:rsid w:val="00D809B1"/>
    <w:rsid w:val="00D80A58"/>
    <w:rsid w:val="00D8129C"/>
    <w:rsid w:val="00D817C6"/>
    <w:rsid w:val="00D825C5"/>
    <w:rsid w:val="00D84342"/>
    <w:rsid w:val="00D84605"/>
    <w:rsid w:val="00D84F8C"/>
    <w:rsid w:val="00D868CF"/>
    <w:rsid w:val="00D86ABB"/>
    <w:rsid w:val="00D9179B"/>
    <w:rsid w:val="00D932F2"/>
    <w:rsid w:val="00D93517"/>
    <w:rsid w:val="00D93F21"/>
    <w:rsid w:val="00D947A0"/>
    <w:rsid w:val="00D94AF1"/>
    <w:rsid w:val="00D96117"/>
    <w:rsid w:val="00D966CC"/>
    <w:rsid w:val="00D96B74"/>
    <w:rsid w:val="00D97BA3"/>
    <w:rsid w:val="00DA1086"/>
    <w:rsid w:val="00DA1919"/>
    <w:rsid w:val="00DA24BD"/>
    <w:rsid w:val="00DA3A1D"/>
    <w:rsid w:val="00DA4BD8"/>
    <w:rsid w:val="00DA71C8"/>
    <w:rsid w:val="00DA7862"/>
    <w:rsid w:val="00DB1DA3"/>
    <w:rsid w:val="00DB2A9C"/>
    <w:rsid w:val="00DB3057"/>
    <w:rsid w:val="00DB3CE2"/>
    <w:rsid w:val="00DB45C5"/>
    <w:rsid w:val="00DB493D"/>
    <w:rsid w:val="00DB4BA3"/>
    <w:rsid w:val="00DB4F59"/>
    <w:rsid w:val="00DB54DF"/>
    <w:rsid w:val="00DB7103"/>
    <w:rsid w:val="00DB7467"/>
    <w:rsid w:val="00DC06E5"/>
    <w:rsid w:val="00DC1478"/>
    <w:rsid w:val="00DC1CDA"/>
    <w:rsid w:val="00DC21C7"/>
    <w:rsid w:val="00DC2762"/>
    <w:rsid w:val="00DC3CA8"/>
    <w:rsid w:val="00DC3E90"/>
    <w:rsid w:val="00DC4BE8"/>
    <w:rsid w:val="00DC631E"/>
    <w:rsid w:val="00DC6890"/>
    <w:rsid w:val="00DD0339"/>
    <w:rsid w:val="00DD0E33"/>
    <w:rsid w:val="00DD310E"/>
    <w:rsid w:val="00DD3DB9"/>
    <w:rsid w:val="00DD4022"/>
    <w:rsid w:val="00DD4F9F"/>
    <w:rsid w:val="00DD542C"/>
    <w:rsid w:val="00DD55F7"/>
    <w:rsid w:val="00DD57DE"/>
    <w:rsid w:val="00DD6E4C"/>
    <w:rsid w:val="00DD6EC8"/>
    <w:rsid w:val="00DD7385"/>
    <w:rsid w:val="00DD75E6"/>
    <w:rsid w:val="00DD7EAC"/>
    <w:rsid w:val="00DE0B2D"/>
    <w:rsid w:val="00DE10B1"/>
    <w:rsid w:val="00DE1434"/>
    <w:rsid w:val="00DE1F60"/>
    <w:rsid w:val="00DE4CAB"/>
    <w:rsid w:val="00DE580F"/>
    <w:rsid w:val="00DE5A0D"/>
    <w:rsid w:val="00DE6424"/>
    <w:rsid w:val="00DF1473"/>
    <w:rsid w:val="00DF21FF"/>
    <w:rsid w:val="00DF4D02"/>
    <w:rsid w:val="00DF5689"/>
    <w:rsid w:val="00DF5AD2"/>
    <w:rsid w:val="00DF5E8C"/>
    <w:rsid w:val="00DF7D48"/>
    <w:rsid w:val="00DF7FB0"/>
    <w:rsid w:val="00E017A7"/>
    <w:rsid w:val="00E02567"/>
    <w:rsid w:val="00E04FA0"/>
    <w:rsid w:val="00E0535C"/>
    <w:rsid w:val="00E073BF"/>
    <w:rsid w:val="00E07D39"/>
    <w:rsid w:val="00E107AD"/>
    <w:rsid w:val="00E1083C"/>
    <w:rsid w:val="00E10D6C"/>
    <w:rsid w:val="00E12277"/>
    <w:rsid w:val="00E12C47"/>
    <w:rsid w:val="00E133B3"/>
    <w:rsid w:val="00E13BB4"/>
    <w:rsid w:val="00E13F18"/>
    <w:rsid w:val="00E14123"/>
    <w:rsid w:val="00E1478D"/>
    <w:rsid w:val="00E15988"/>
    <w:rsid w:val="00E15DE5"/>
    <w:rsid w:val="00E163AB"/>
    <w:rsid w:val="00E171C1"/>
    <w:rsid w:val="00E17F11"/>
    <w:rsid w:val="00E20F66"/>
    <w:rsid w:val="00E22662"/>
    <w:rsid w:val="00E229AF"/>
    <w:rsid w:val="00E2412C"/>
    <w:rsid w:val="00E24BCC"/>
    <w:rsid w:val="00E24BF5"/>
    <w:rsid w:val="00E24F62"/>
    <w:rsid w:val="00E24FF0"/>
    <w:rsid w:val="00E25ED2"/>
    <w:rsid w:val="00E26C78"/>
    <w:rsid w:val="00E31FF1"/>
    <w:rsid w:val="00E32E05"/>
    <w:rsid w:val="00E34176"/>
    <w:rsid w:val="00E34BA0"/>
    <w:rsid w:val="00E3631E"/>
    <w:rsid w:val="00E37E21"/>
    <w:rsid w:val="00E41250"/>
    <w:rsid w:val="00E416A6"/>
    <w:rsid w:val="00E41C71"/>
    <w:rsid w:val="00E42865"/>
    <w:rsid w:val="00E43876"/>
    <w:rsid w:val="00E441C6"/>
    <w:rsid w:val="00E45C3E"/>
    <w:rsid w:val="00E46534"/>
    <w:rsid w:val="00E47243"/>
    <w:rsid w:val="00E5161C"/>
    <w:rsid w:val="00E52197"/>
    <w:rsid w:val="00E52DCB"/>
    <w:rsid w:val="00E53300"/>
    <w:rsid w:val="00E54F35"/>
    <w:rsid w:val="00E5587A"/>
    <w:rsid w:val="00E5761E"/>
    <w:rsid w:val="00E579CD"/>
    <w:rsid w:val="00E6050F"/>
    <w:rsid w:val="00E60FE1"/>
    <w:rsid w:val="00E61102"/>
    <w:rsid w:val="00E6379F"/>
    <w:rsid w:val="00E65605"/>
    <w:rsid w:val="00E6573A"/>
    <w:rsid w:val="00E66339"/>
    <w:rsid w:val="00E66FF7"/>
    <w:rsid w:val="00E67CB8"/>
    <w:rsid w:val="00E70BA1"/>
    <w:rsid w:val="00E70F78"/>
    <w:rsid w:val="00E71795"/>
    <w:rsid w:val="00E7328C"/>
    <w:rsid w:val="00E7471A"/>
    <w:rsid w:val="00E753AF"/>
    <w:rsid w:val="00E7552F"/>
    <w:rsid w:val="00E76400"/>
    <w:rsid w:val="00E76A84"/>
    <w:rsid w:val="00E772EF"/>
    <w:rsid w:val="00E7769A"/>
    <w:rsid w:val="00E77ADD"/>
    <w:rsid w:val="00E80358"/>
    <w:rsid w:val="00E81028"/>
    <w:rsid w:val="00E81BE8"/>
    <w:rsid w:val="00E84120"/>
    <w:rsid w:val="00E8439F"/>
    <w:rsid w:val="00E847C9"/>
    <w:rsid w:val="00E85FF4"/>
    <w:rsid w:val="00E86122"/>
    <w:rsid w:val="00E8697F"/>
    <w:rsid w:val="00E87EE9"/>
    <w:rsid w:val="00E91143"/>
    <w:rsid w:val="00E92545"/>
    <w:rsid w:val="00E93435"/>
    <w:rsid w:val="00E939EB"/>
    <w:rsid w:val="00E94579"/>
    <w:rsid w:val="00E95EA9"/>
    <w:rsid w:val="00E96BB3"/>
    <w:rsid w:val="00E96E7D"/>
    <w:rsid w:val="00EA031F"/>
    <w:rsid w:val="00EA0B87"/>
    <w:rsid w:val="00EA0E63"/>
    <w:rsid w:val="00EA1156"/>
    <w:rsid w:val="00EA1D9F"/>
    <w:rsid w:val="00EA44D4"/>
    <w:rsid w:val="00EB04DA"/>
    <w:rsid w:val="00EB0DAF"/>
    <w:rsid w:val="00EB266D"/>
    <w:rsid w:val="00EB2B98"/>
    <w:rsid w:val="00EB2FF8"/>
    <w:rsid w:val="00EB329B"/>
    <w:rsid w:val="00EB3668"/>
    <w:rsid w:val="00EB4C05"/>
    <w:rsid w:val="00EB678C"/>
    <w:rsid w:val="00EC07C3"/>
    <w:rsid w:val="00EC0AC4"/>
    <w:rsid w:val="00EC0C83"/>
    <w:rsid w:val="00EC0E19"/>
    <w:rsid w:val="00EC0E5A"/>
    <w:rsid w:val="00EC1D40"/>
    <w:rsid w:val="00EC233C"/>
    <w:rsid w:val="00EC2B34"/>
    <w:rsid w:val="00EC3E02"/>
    <w:rsid w:val="00EC478A"/>
    <w:rsid w:val="00EC5CC3"/>
    <w:rsid w:val="00EC5FCC"/>
    <w:rsid w:val="00EC6A1C"/>
    <w:rsid w:val="00EC77B1"/>
    <w:rsid w:val="00ED0A7E"/>
    <w:rsid w:val="00ED151B"/>
    <w:rsid w:val="00ED2B55"/>
    <w:rsid w:val="00ED2E6A"/>
    <w:rsid w:val="00ED3CF8"/>
    <w:rsid w:val="00ED48E1"/>
    <w:rsid w:val="00ED514D"/>
    <w:rsid w:val="00ED7D25"/>
    <w:rsid w:val="00EE03BB"/>
    <w:rsid w:val="00EE1228"/>
    <w:rsid w:val="00EE32E4"/>
    <w:rsid w:val="00EE5C9C"/>
    <w:rsid w:val="00EE7B8B"/>
    <w:rsid w:val="00EF01CC"/>
    <w:rsid w:val="00EF204C"/>
    <w:rsid w:val="00EF21B5"/>
    <w:rsid w:val="00EF5D5F"/>
    <w:rsid w:val="00EF6207"/>
    <w:rsid w:val="00F0019E"/>
    <w:rsid w:val="00F02819"/>
    <w:rsid w:val="00F02969"/>
    <w:rsid w:val="00F0490D"/>
    <w:rsid w:val="00F1053C"/>
    <w:rsid w:val="00F10A03"/>
    <w:rsid w:val="00F10EA3"/>
    <w:rsid w:val="00F11BE9"/>
    <w:rsid w:val="00F147D8"/>
    <w:rsid w:val="00F14A31"/>
    <w:rsid w:val="00F160D7"/>
    <w:rsid w:val="00F20E5F"/>
    <w:rsid w:val="00F21715"/>
    <w:rsid w:val="00F21948"/>
    <w:rsid w:val="00F2295E"/>
    <w:rsid w:val="00F23111"/>
    <w:rsid w:val="00F243A8"/>
    <w:rsid w:val="00F25893"/>
    <w:rsid w:val="00F25973"/>
    <w:rsid w:val="00F27830"/>
    <w:rsid w:val="00F33454"/>
    <w:rsid w:val="00F35556"/>
    <w:rsid w:val="00F35745"/>
    <w:rsid w:val="00F35945"/>
    <w:rsid w:val="00F378C7"/>
    <w:rsid w:val="00F402FD"/>
    <w:rsid w:val="00F40791"/>
    <w:rsid w:val="00F4194E"/>
    <w:rsid w:val="00F425C4"/>
    <w:rsid w:val="00F46846"/>
    <w:rsid w:val="00F50F61"/>
    <w:rsid w:val="00F50FC6"/>
    <w:rsid w:val="00F524B5"/>
    <w:rsid w:val="00F52ACF"/>
    <w:rsid w:val="00F53750"/>
    <w:rsid w:val="00F577CC"/>
    <w:rsid w:val="00F612A8"/>
    <w:rsid w:val="00F63260"/>
    <w:rsid w:val="00F641C5"/>
    <w:rsid w:val="00F64418"/>
    <w:rsid w:val="00F64B27"/>
    <w:rsid w:val="00F664B4"/>
    <w:rsid w:val="00F708CD"/>
    <w:rsid w:val="00F7121E"/>
    <w:rsid w:val="00F72741"/>
    <w:rsid w:val="00F74565"/>
    <w:rsid w:val="00F750D2"/>
    <w:rsid w:val="00F7519B"/>
    <w:rsid w:val="00F76CBC"/>
    <w:rsid w:val="00F776E2"/>
    <w:rsid w:val="00F83DFE"/>
    <w:rsid w:val="00F85788"/>
    <w:rsid w:val="00F86D83"/>
    <w:rsid w:val="00F90564"/>
    <w:rsid w:val="00F91B9C"/>
    <w:rsid w:val="00F9295B"/>
    <w:rsid w:val="00F92AD5"/>
    <w:rsid w:val="00F92DD3"/>
    <w:rsid w:val="00F94379"/>
    <w:rsid w:val="00F955C1"/>
    <w:rsid w:val="00F95B69"/>
    <w:rsid w:val="00F95D59"/>
    <w:rsid w:val="00F95FB2"/>
    <w:rsid w:val="00F964FF"/>
    <w:rsid w:val="00F97B26"/>
    <w:rsid w:val="00FA2EF2"/>
    <w:rsid w:val="00FA3489"/>
    <w:rsid w:val="00FA435F"/>
    <w:rsid w:val="00FA57FF"/>
    <w:rsid w:val="00FA595B"/>
    <w:rsid w:val="00FA595D"/>
    <w:rsid w:val="00FA5BAD"/>
    <w:rsid w:val="00FA6B26"/>
    <w:rsid w:val="00FA7F8C"/>
    <w:rsid w:val="00FB1069"/>
    <w:rsid w:val="00FB1138"/>
    <w:rsid w:val="00FB3D6C"/>
    <w:rsid w:val="00FB3E16"/>
    <w:rsid w:val="00FB70E4"/>
    <w:rsid w:val="00FB777B"/>
    <w:rsid w:val="00FC0678"/>
    <w:rsid w:val="00FC1C3A"/>
    <w:rsid w:val="00FC32C9"/>
    <w:rsid w:val="00FC348B"/>
    <w:rsid w:val="00FC3AA7"/>
    <w:rsid w:val="00FC62A1"/>
    <w:rsid w:val="00FC6C4B"/>
    <w:rsid w:val="00FC79E6"/>
    <w:rsid w:val="00FD03D0"/>
    <w:rsid w:val="00FD0786"/>
    <w:rsid w:val="00FD1B3C"/>
    <w:rsid w:val="00FD1DD2"/>
    <w:rsid w:val="00FD2A5A"/>
    <w:rsid w:val="00FD3BBB"/>
    <w:rsid w:val="00FD60C4"/>
    <w:rsid w:val="00FD6FE7"/>
    <w:rsid w:val="00FD7314"/>
    <w:rsid w:val="00FD7874"/>
    <w:rsid w:val="00FE1B48"/>
    <w:rsid w:val="00FE200E"/>
    <w:rsid w:val="00FE2673"/>
    <w:rsid w:val="00FE2775"/>
    <w:rsid w:val="00FE38D1"/>
    <w:rsid w:val="00FE3EB5"/>
    <w:rsid w:val="00FE4842"/>
    <w:rsid w:val="00FE4BC5"/>
    <w:rsid w:val="00FE5A9F"/>
    <w:rsid w:val="00FE73AC"/>
    <w:rsid w:val="00FF040D"/>
    <w:rsid w:val="00FF1D99"/>
    <w:rsid w:val="00FF2193"/>
    <w:rsid w:val="00FF42B9"/>
    <w:rsid w:val="00FF489F"/>
    <w:rsid w:val="00FF49E9"/>
    <w:rsid w:val="00FF550B"/>
    <w:rsid w:val="00FF5C40"/>
    <w:rsid w:val="00FF6DDF"/>
    <w:rsid w:val="00FF7541"/>
    <w:rsid w:val="00FF7D7A"/>
    <w:rsid w:val="01C8D822"/>
    <w:rsid w:val="026876A3"/>
    <w:rsid w:val="028FFDD8"/>
    <w:rsid w:val="02D5473B"/>
    <w:rsid w:val="03410F60"/>
    <w:rsid w:val="0414406F"/>
    <w:rsid w:val="06868285"/>
    <w:rsid w:val="06D2DEB9"/>
    <w:rsid w:val="08402220"/>
    <w:rsid w:val="08704CC7"/>
    <w:rsid w:val="08E37C01"/>
    <w:rsid w:val="096B1ACD"/>
    <w:rsid w:val="0A22CD75"/>
    <w:rsid w:val="0BE7FAEA"/>
    <w:rsid w:val="0BEFB2E3"/>
    <w:rsid w:val="0C34B4C9"/>
    <w:rsid w:val="0EE9E9D4"/>
    <w:rsid w:val="0EEC7AE9"/>
    <w:rsid w:val="0EF92236"/>
    <w:rsid w:val="0F0341EC"/>
    <w:rsid w:val="0F25F75B"/>
    <w:rsid w:val="0FDF1BC7"/>
    <w:rsid w:val="100B155E"/>
    <w:rsid w:val="104E4AFA"/>
    <w:rsid w:val="104E50BB"/>
    <w:rsid w:val="10911DC8"/>
    <w:rsid w:val="10A73359"/>
    <w:rsid w:val="12292B00"/>
    <w:rsid w:val="12CC3412"/>
    <w:rsid w:val="12EE63A3"/>
    <w:rsid w:val="143D307D"/>
    <w:rsid w:val="144481C8"/>
    <w:rsid w:val="16277585"/>
    <w:rsid w:val="16DBFD59"/>
    <w:rsid w:val="1731F199"/>
    <w:rsid w:val="174762A9"/>
    <w:rsid w:val="1792D509"/>
    <w:rsid w:val="1937B929"/>
    <w:rsid w:val="1B46DEE1"/>
    <w:rsid w:val="1C0046CD"/>
    <w:rsid w:val="1C28705B"/>
    <w:rsid w:val="1CB47557"/>
    <w:rsid w:val="1CB83E75"/>
    <w:rsid w:val="1D3C1D3F"/>
    <w:rsid w:val="1DC3C092"/>
    <w:rsid w:val="1E11E87B"/>
    <w:rsid w:val="1E55655D"/>
    <w:rsid w:val="1F0B291A"/>
    <w:rsid w:val="1F726166"/>
    <w:rsid w:val="1F7BC71B"/>
    <w:rsid w:val="1FF8D553"/>
    <w:rsid w:val="20095A24"/>
    <w:rsid w:val="208E4DF9"/>
    <w:rsid w:val="21B4AD1A"/>
    <w:rsid w:val="21F1BBF5"/>
    <w:rsid w:val="220AD49D"/>
    <w:rsid w:val="225D6520"/>
    <w:rsid w:val="2343CB1A"/>
    <w:rsid w:val="241CFBD3"/>
    <w:rsid w:val="241D7E8F"/>
    <w:rsid w:val="251E4A18"/>
    <w:rsid w:val="259AEB20"/>
    <w:rsid w:val="25C282F4"/>
    <w:rsid w:val="26232B85"/>
    <w:rsid w:val="274D32FB"/>
    <w:rsid w:val="274FED63"/>
    <w:rsid w:val="2786B288"/>
    <w:rsid w:val="27931465"/>
    <w:rsid w:val="287BF7E1"/>
    <w:rsid w:val="28BE0255"/>
    <w:rsid w:val="29952F3B"/>
    <w:rsid w:val="2AD05ADC"/>
    <w:rsid w:val="2B81A974"/>
    <w:rsid w:val="2B9B6D99"/>
    <w:rsid w:val="2BCB0F97"/>
    <w:rsid w:val="2CB170C4"/>
    <w:rsid w:val="2EB73737"/>
    <w:rsid w:val="2F8E9D9D"/>
    <w:rsid w:val="304E213E"/>
    <w:rsid w:val="30DA24C9"/>
    <w:rsid w:val="30F44FD6"/>
    <w:rsid w:val="31028CFF"/>
    <w:rsid w:val="3299F093"/>
    <w:rsid w:val="33168A4A"/>
    <w:rsid w:val="33272124"/>
    <w:rsid w:val="33DFFC0F"/>
    <w:rsid w:val="34BE6B93"/>
    <w:rsid w:val="352C079E"/>
    <w:rsid w:val="3556A442"/>
    <w:rsid w:val="359AD39A"/>
    <w:rsid w:val="3663892C"/>
    <w:rsid w:val="367A1130"/>
    <w:rsid w:val="368B9674"/>
    <w:rsid w:val="36FB5E4A"/>
    <w:rsid w:val="372FB292"/>
    <w:rsid w:val="3754CCD1"/>
    <w:rsid w:val="38A87B69"/>
    <w:rsid w:val="38F09D32"/>
    <w:rsid w:val="39A09DA6"/>
    <w:rsid w:val="39CE0F05"/>
    <w:rsid w:val="3AAD88F6"/>
    <w:rsid w:val="3BE9E6C1"/>
    <w:rsid w:val="3E28F1B7"/>
    <w:rsid w:val="3E53A100"/>
    <w:rsid w:val="3E7C999C"/>
    <w:rsid w:val="3EF42B40"/>
    <w:rsid w:val="3FA66156"/>
    <w:rsid w:val="402297C9"/>
    <w:rsid w:val="42311FC9"/>
    <w:rsid w:val="4275A047"/>
    <w:rsid w:val="428FCB3E"/>
    <w:rsid w:val="42A44477"/>
    <w:rsid w:val="42ADE04F"/>
    <w:rsid w:val="441170A8"/>
    <w:rsid w:val="44271C28"/>
    <w:rsid w:val="44D11435"/>
    <w:rsid w:val="45C61B54"/>
    <w:rsid w:val="4632BBB2"/>
    <w:rsid w:val="4749116A"/>
    <w:rsid w:val="4777C3DA"/>
    <w:rsid w:val="478FD0BA"/>
    <w:rsid w:val="485A4289"/>
    <w:rsid w:val="489CD7AD"/>
    <w:rsid w:val="49418274"/>
    <w:rsid w:val="4B5A7F57"/>
    <w:rsid w:val="4B6531A1"/>
    <w:rsid w:val="4C6396C5"/>
    <w:rsid w:val="4C97D2CE"/>
    <w:rsid w:val="4DAF0F88"/>
    <w:rsid w:val="4DC8B34B"/>
    <w:rsid w:val="4DFCF599"/>
    <w:rsid w:val="4E325801"/>
    <w:rsid w:val="4F5F6CA8"/>
    <w:rsid w:val="500334F3"/>
    <w:rsid w:val="50681992"/>
    <w:rsid w:val="50DC1A63"/>
    <w:rsid w:val="516BD905"/>
    <w:rsid w:val="522350BD"/>
    <w:rsid w:val="5293B197"/>
    <w:rsid w:val="52DF3967"/>
    <w:rsid w:val="539DE5B4"/>
    <w:rsid w:val="53A37FCD"/>
    <w:rsid w:val="53C417B1"/>
    <w:rsid w:val="53EE3EAC"/>
    <w:rsid w:val="55217C25"/>
    <w:rsid w:val="5576A5B2"/>
    <w:rsid w:val="56AD2382"/>
    <w:rsid w:val="56B98FE3"/>
    <w:rsid w:val="56D03062"/>
    <w:rsid w:val="56FBBA63"/>
    <w:rsid w:val="57BE51A3"/>
    <w:rsid w:val="57BFCBF0"/>
    <w:rsid w:val="58660D37"/>
    <w:rsid w:val="5932ACDA"/>
    <w:rsid w:val="597BE4A0"/>
    <w:rsid w:val="5AC3851E"/>
    <w:rsid w:val="5BE883A9"/>
    <w:rsid w:val="5C09DC91"/>
    <w:rsid w:val="5C61891B"/>
    <w:rsid w:val="5CBD5826"/>
    <w:rsid w:val="5D0FFE8B"/>
    <w:rsid w:val="5D2C4567"/>
    <w:rsid w:val="5D838B29"/>
    <w:rsid w:val="5D948529"/>
    <w:rsid w:val="5E57397F"/>
    <w:rsid w:val="5E954513"/>
    <w:rsid w:val="5F07B557"/>
    <w:rsid w:val="5F352654"/>
    <w:rsid w:val="60E9A0A2"/>
    <w:rsid w:val="6137F899"/>
    <w:rsid w:val="61A96CC2"/>
    <w:rsid w:val="6206EEFE"/>
    <w:rsid w:val="62724174"/>
    <w:rsid w:val="62D245D7"/>
    <w:rsid w:val="63AFDE5C"/>
    <w:rsid w:val="64E1D111"/>
    <w:rsid w:val="6602F104"/>
    <w:rsid w:val="66B0A9B4"/>
    <w:rsid w:val="677AC9E3"/>
    <w:rsid w:val="680B7473"/>
    <w:rsid w:val="69467425"/>
    <w:rsid w:val="699FD495"/>
    <w:rsid w:val="69B39BF9"/>
    <w:rsid w:val="6A580AFA"/>
    <w:rsid w:val="6A601FFF"/>
    <w:rsid w:val="6D2B523D"/>
    <w:rsid w:val="6E44B6B0"/>
    <w:rsid w:val="6E45D540"/>
    <w:rsid w:val="6F19A28D"/>
    <w:rsid w:val="6F617A16"/>
    <w:rsid w:val="70E29C98"/>
    <w:rsid w:val="72C0F5F5"/>
    <w:rsid w:val="73702E3B"/>
    <w:rsid w:val="73D5C9A7"/>
    <w:rsid w:val="74C6BA15"/>
    <w:rsid w:val="7549D099"/>
    <w:rsid w:val="761397A1"/>
    <w:rsid w:val="76789028"/>
    <w:rsid w:val="76891D14"/>
    <w:rsid w:val="76BD9817"/>
    <w:rsid w:val="76D23483"/>
    <w:rsid w:val="770B0248"/>
    <w:rsid w:val="779DA46A"/>
    <w:rsid w:val="77C336EF"/>
    <w:rsid w:val="77C5F776"/>
    <w:rsid w:val="77E47BAD"/>
    <w:rsid w:val="77F614E0"/>
    <w:rsid w:val="7809D7FC"/>
    <w:rsid w:val="780D86FB"/>
    <w:rsid w:val="79EE330A"/>
    <w:rsid w:val="7A224D5F"/>
    <w:rsid w:val="7AD5452C"/>
    <w:rsid w:val="7B7AE2F3"/>
    <w:rsid w:val="7C71158D"/>
    <w:rsid w:val="7D55A0AC"/>
    <w:rsid w:val="7DD2A270"/>
    <w:rsid w:val="7E26B2BB"/>
    <w:rsid w:val="7E305BB3"/>
    <w:rsid w:val="7FEF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7106D9D"/>
  <w15:chartTrackingRefBased/>
  <w15:docId w15:val="{CFE90E5D-8C5E-4263-9F23-2C1B3521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18B1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  <w:style w:type="character" w:styleId="Wzmianka">
    <w:name w:val="Mention"/>
    <w:basedOn w:val="Domylnaczcionkaakapitu"/>
    <w:uiPriority w:val="99"/>
    <w:unhideWhenUsed/>
    <w:rPr>
      <w:color w:val="2B579A"/>
      <w:shd w:val="clear" w:color="auto" w:fill="E6E6E6"/>
    </w:rPr>
  </w:style>
  <w:style w:type="paragraph" w:styleId="Poprawka">
    <w:name w:val="Revision"/>
    <w:hidden/>
    <w:uiPriority w:val="99"/>
    <w:semiHidden/>
    <w:rsid w:val="008E5489"/>
    <w:rPr>
      <w:rFonts w:ascii="Times New Roman" w:eastAsia="Times New Roman" w:hAnsi="Times New Roman"/>
      <w:sz w:val="24"/>
      <w:szCs w:val="22"/>
      <w:lang w:eastAsia="en-US"/>
    </w:rPr>
  </w:style>
  <w:style w:type="character" w:styleId="UyteHipercze">
    <w:name w:val="FollowedHyperlink"/>
    <w:basedOn w:val="Domylnaczcionkaakapitu"/>
    <w:uiPriority w:val="99"/>
    <w:semiHidden/>
    <w:unhideWhenUsed/>
    <w:rsid w:val="009826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3.png"/><Relationship Id="rId26" Type="http://schemas.openxmlformats.org/officeDocument/2006/relationships/hyperlink" Target="https://www.hlrs.de/solutions-services/service-portfolio/visualization/driving-simulator/oddlot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5.jpe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mathworks.com/products/roadrunner.html%23road-and-3d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github.com/johschmitz/blender-driving-scenario-creator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6.jpeg"/><Relationship Id="rId28" Type="http://schemas.openxmlformats.org/officeDocument/2006/relationships/hyperlink" Target="https://github.com/johschmitz/blender-driving-scenario-creator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s://www.asam.net/standards/detail/opendrive/" TargetMode="External"/><Relationship Id="rId61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carla.readthedocs.io/en/0.9.12/start_introduction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eader" Target="header1.xml"/><Relationship Id="rId65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yperlink" Target="https://www.asam.net/standards/detail/opendrive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carla.readthedocs.io/en/0.9.12/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hyperlink" Target="https://www.sae.org/blog/sae-j3016-updat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yperlink" Target="https://www.volvocars.com/lb/support/manuals/xc60/2019w17/driver-support/adaptive-cruise-control/adaptive-cruise-control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ros.org/" TargetMode="External"/><Relationship Id="rId2" Type="http://schemas.openxmlformats.org/officeDocument/2006/relationships/hyperlink" Target="https://www.unrealengine.com/en-US/" TargetMode="External"/><Relationship Id="rId1" Type="http://schemas.openxmlformats.org/officeDocument/2006/relationships/hyperlink" Target="https://carla.org/" TargetMode="External"/><Relationship Id="rId6" Type="http://schemas.openxmlformats.org/officeDocument/2006/relationships/hyperlink" Target="https://www.blender.org/" TargetMode="External"/><Relationship Id="rId5" Type="http://schemas.openxmlformats.org/officeDocument/2006/relationships/hyperlink" Target="https://github.com/hlrs-vis/covise" TargetMode="External"/><Relationship Id="rId4" Type="http://schemas.openxmlformats.org/officeDocument/2006/relationships/hyperlink" Target="https://www.mathworks.com/products/roadrunner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50A2EC-A6B6-4EA8-85D0-9787447A45E7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cfbd55dc-3b26-4063-8998-0652d661aaca"/>
    <ds:schemaRef ds:uri="http://purl.org/dc/elements/1.1/"/>
    <ds:schemaRef ds:uri="http://schemas.microsoft.com/office/2006/metadata/properties"/>
    <ds:schemaRef ds:uri="e37ecbda-2670-4340-98db-0a5473548432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39</Pages>
  <Words>8192</Words>
  <Characters>49157</Characters>
  <Application>Microsoft Office Word</Application>
  <DocSecurity>0</DocSecurity>
  <Lines>409</Lines>
  <Paragraphs>114</Paragraphs>
  <ScaleCrop>false</ScaleCrop>
  <Company>Microsoft</Company>
  <LinksUpToDate>false</LinksUpToDate>
  <CharactersWithSpaces>57235</CharactersWithSpaces>
  <SharedDoc>false</SharedDoc>
  <HLinks>
    <vt:vector size="432" baseType="variant">
      <vt:variant>
        <vt:i4>6094919</vt:i4>
      </vt:variant>
      <vt:variant>
        <vt:i4>639</vt:i4>
      </vt:variant>
      <vt:variant>
        <vt:i4>0</vt:i4>
      </vt:variant>
      <vt:variant>
        <vt:i4>5</vt:i4>
      </vt:variant>
      <vt:variant>
        <vt:lpwstr>https://www.volvocars.com/lb/support/manuals/xc60/2019w17/driver-support/adaptive-cruise-control/adaptive-cruise-control</vt:lpwstr>
      </vt:variant>
      <vt:variant>
        <vt:lpwstr/>
      </vt:variant>
      <vt:variant>
        <vt:i4>3539058</vt:i4>
      </vt:variant>
      <vt:variant>
        <vt:i4>636</vt:i4>
      </vt:variant>
      <vt:variant>
        <vt:i4>0</vt:i4>
      </vt:variant>
      <vt:variant>
        <vt:i4>5</vt:i4>
      </vt:variant>
      <vt:variant>
        <vt:lpwstr>https://github.com/johschmitz/blender-driving-scenario-creator</vt:lpwstr>
      </vt:variant>
      <vt:variant>
        <vt:lpwstr/>
      </vt:variant>
      <vt:variant>
        <vt:i4>5767198</vt:i4>
      </vt:variant>
      <vt:variant>
        <vt:i4>633</vt:i4>
      </vt:variant>
      <vt:variant>
        <vt:i4>0</vt:i4>
      </vt:variant>
      <vt:variant>
        <vt:i4>5</vt:i4>
      </vt:variant>
      <vt:variant>
        <vt:lpwstr>https://www.asam.net/standards/detail/opendrive/</vt:lpwstr>
      </vt:variant>
      <vt:variant>
        <vt:lpwstr/>
      </vt:variant>
      <vt:variant>
        <vt:i4>6619198</vt:i4>
      </vt:variant>
      <vt:variant>
        <vt:i4>630</vt:i4>
      </vt:variant>
      <vt:variant>
        <vt:i4>0</vt:i4>
      </vt:variant>
      <vt:variant>
        <vt:i4>5</vt:i4>
      </vt:variant>
      <vt:variant>
        <vt:lpwstr>https://carla.readthedocs.io/en/0.9.12/</vt:lpwstr>
      </vt:variant>
      <vt:variant>
        <vt:lpwstr/>
      </vt:variant>
      <vt:variant>
        <vt:i4>3539058</vt:i4>
      </vt:variant>
      <vt:variant>
        <vt:i4>396</vt:i4>
      </vt:variant>
      <vt:variant>
        <vt:i4>0</vt:i4>
      </vt:variant>
      <vt:variant>
        <vt:i4>5</vt:i4>
      </vt:variant>
      <vt:variant>
        <vt:lpwstr>https://github.com/johschmitz/blender-driving-scenario-creator</vt:lpwstr>
      </vt:variant>
      <vt:variant>
        <vt:lpwstr/>
      </vt:variant>
      <vt:variant>
        <vt:i4>1179667</vt:i4>
      </vt:variant>
      <vt:variant>
        <vt:i4>387</vt:i4>
      </vt:variant>
      <vt:variant>
        <vt:i4>0</vt:i4>
      </vt:variant>
      <vt:variant>
        <vt:i4>5</vt:i4>
      </vt:variant>
      <vt:variant>
        <vt:lpwstr>https://www.hlrs.de/solutions-services/service-portfolio/visualization/driving-simulator/oddlot/</vt:lpwstr>
      </vt:variant>
      <vt:variant>
        <vt:lpwstr/>
      </vt:variant>
      <vt:variant>
        <vt:i4>5898332</vt:i4>
      </vt:variant>
      <vt:variant>
        <vt:i4>378</vt:i4>
      </vt:variant>
      <vt:variant>
        <vt:i4>0</vt:i4>
      </vt:variant>
      <vt:variant>
        <vt:i4>5</vt:i4>
      </vt:variant>
      <vt:variant>
        <vt:lpwstr>https://www.mathworks.com/products/roadrunner.html%23road-and-3d</vt:lpwstr>
      </vt:variant>
      <vt:variant>
        <vt:lpwstr/>
      </vt:variant>
      <vt:variant>
        <vt:i4>5767198</vt:i4>
      </vt:variant>
      <vt:variant>
        <vt:i4>369</vt:i4>
      </vt:variant>
      <vt:variant>
        <vt:i4>0</vt:i4>
      </vt:variant>
      <vt:variant>
        <vt:i4>5</vt:i4>
      </vt:variant>
      <vt:variant>
        <vt:lpwstr>https://www.asam.net/standards/detail/opendrive/</vt:lpwstr>
      </vt:variant>
      <vt:variant>
        <vt:lpwstr/>
      </vt:variant>
      <vt:variant>
        <vt:i4>3145812</vt:i4>
      </vt:variant>
      <vt:variant>
        <vt:i4>351</vt:i4>
      </vt:variant>
      <vt:variant>
        <vt:i4>0</vt:i4>
      </vt:variant>
      <vt:variant>
        <vt:i4>5</vt:i4>
      </vt:variant>
      <vt:variant>
        <vt:lpwstr>https://carla.readthedocs.io/en/0.9.12/start_introduction/</vt:lpwstr>
      </vt:variant>
      <vt:variant>
        <vt:lpwstr/>
      </vt:variant>
      <vt:variant>
        <vt:i4>5111822</vt:i4>
      </vt:variant>
      <vt:variant>
        <vt:i4>333</vt:i4>
      </vt:variant>
      <vt:variant>
        <vt:i4>0</vt:i4>
      </vt:variant>
      <vt:variant>
        <vt:i4>5</vt:i4>
      </vt:variant>
      <vt:variant>
        <vt:lpwstr>https://www.sae.org/blog/sae-j3016-update</vt:lpwstr>
      </vt:variant>
      <vt:variant>
        <vt:lpwstr/>
      </vt:variant>
      <vt:variant>
        <vt:i4>1114164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_Toc91612395</vt:lpwstr>
      </vt:variant>
      <vt:variant>
        <vt:i4>1048628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_Toc91612394</vt:lpwstr>
      </vt:variant>
      <vt:variant>
        <vt:i4>1507380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_Toc91612393</vt:lpwstr>
      </vt:variant>
      <vt:variant>
        <vt:i4>1441844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_Toc91612392</vt:lpwstr>
      </vt:variant>
      <vt:variant>
        <vt:i4>1376308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_Toc91612391</vt:lpwstr>
      </vt:variant>
      <vt:variant>
        <vt:i4>1310772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_Toc91612390</vt:lpwstr>
      </vt:variant>
      <vt:variant>
        <vt:i4>1900597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_Toc91612389</vt:lpwstr>
      </vt:variant>
      <vt:variant>
        <vt:i4>1835061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_Toc91612388</vt:lpwstr>
      </vt:variant>
      <vt:variant>
        <vt:i4>1245237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_Toc91612387</vt:lpwstr>
      </vt:variant>
      <vt:variant>
        <vt:i4>1179701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_Toc91612386</vt:lpwstr>
      </vt:variant>
      <vt:variant>
        <vt:i4>1114165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_Toc91612385</vt:lpwstr>
      </vt:variant>
      <vt:variant>
        <vt:i4>1048629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_Toc91612384</vt:lpwstr>
      </vt:variant>
      <vt:variant>
        <vt:i4>1507381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_Toc91612383</vt:lpwstr>
      </vt:variant>
      <vt:variant>
        <vt:i4>1441845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_Toc91612382</vt:lpwstr>
      </vt:variant>
      <vt:variant>
        <vt:i4>1376309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_Toc91612381</vt:lpwstr>
      </vt:variant>
      <vt:variant>
        <vt:i4>1310773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_Toc91612380</vt:lpwstr>
      </vt:variant>
      <vt:variant>
        <vt:i4>1900602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_Toc91612379</vt:lpwstr>
      </vt:variant>
      <vt:variant>
        <vt:i4>1835066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_Toc91612378</vt:lpwstr>
      </vt:variant>
      <vt:variant>
        <vt:i4>1245242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_Toc91612377</vt:lpwstr>
      </vt:variant>
      <vt:variant>
        <vt:i4>1179706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_Toc91612376</vt:lpwstr>
      </vt:variant>
      <vt:variant>
        <vt:i4>1114170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_Toc91612375</vt:lpwstr>
      </vt:variant>
      <vt:variant>
        <vt:i4>1048634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_Toc91612374</vt:lpwstr>
      </vt:variant>
      <vt:variant>
        <vt:i4>1507386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_Toc91612373</vt:lpwstr>
      </vt:variant>
      <vt:variant>
        <vt:i4>1441850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_Toc91612372</vt:lpwstr>
      </vt:variant>
      <vt:variant>
        <vt:i4>1376314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_Toc91612371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_Toc91612370</vt:lpwstr>
      </vt:variant>
      <vt:variant>
        <vt:i4>1900603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_Toc91612369</vt:lpwstr>
      </vt:variant>
      <vt:variant>
        <vt:i4>1835067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_Toc91612368</vt:lpwstr>
      </vt:variant>
      <vt:variant>
        <vt:i4>1245243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_Toc91612367</vt:lpwstr>
      </vt:variant>
      <vt:variant>
        <vt:i4>1179707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_Toc91612366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_Toc91612365</vt:lpwstr>
      </vt:variant>
      <vt:variant>
        <vt:i4>1048635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_Toc91612364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_Toc91612363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_Toc91612362</vt:lpwstr>
      </vt:variant>
      <vt:variant>
        <vt:i4>1376315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_Toc91612361</vt:lpwstr>
      </vt:variant>
      <vt:variant>
        <vt:i4>1310779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_Toc91612360</vt:lpwstr>
      </vt:variant>
      <vt:variant>
        <vt:i4>1900600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_Toc91612359</vt:lpwstr>
      </vt:variant>
      <vt:variant>
        <vt:i4>1835064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_Toc91612358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_Toc91612357</vt:lpwstr>
      </vt:variant>
      <vt:variant>
        <vt:i4>1179704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_Toc91612356</vt:lpwstr>
      </vt:variant>
      <vt:variant>
        <vt:i4>1114168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_Toc91612355</vt:lpwstr>
      </vt:variant>
      <vt:variant>
        <vt:i4>1048632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_Toc91612354</vt:lpwstr>
      </vt:variant>
      <vt:variant>
        <vt:i4>1507384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_Toc91612353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_Toc91612352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_Toc91612351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_Toc91612350</vt:lpwstr>
      </vt:variant>
      <vt:variant>
        <vt:i4>1900601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_Toc91612349</vt:lpwstr>
      </vt:variant>
      <vt:variant>
        <vt:i4>1835065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_Toc91612348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_Toc91612347</vt:lpwstr>
      </vt:variant>
      <vt:variant>
        <vt:i4>1179705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_Toc91612346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_Toc91612345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_Toc91612344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_Toc91612343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_Toc91612342</vt:lpwstr>
      </vt:variant>
      <vt:variant>
        <vt:i4>6029401</vt:i4>
      </vt:variant>
      <vt:variant>
        <vt:i4>15</vt:i4>
      </vt:variant>
      <vt:variant>
        <vt:i4>0</vt:i4>
      </vt:variant>
      <vt:variant>
        <vt:i4>5</vt:i4>
      </vt:variant>
      <vt:variant>
        <vt:lpwstr>https://www.blender.org/</vt:lpwstr>
      </vt:variant>
      <vt:variant>
        <vt:lpwstr/>
      </vt:variant>
      <vt:variant>
        <vt:i4>7209012</vt:i4>
      </vt:variant>
      <vt:variant>
        <vt:i4>12</vt:i4>
      </vt:variant>
      <vt:variant>
        <vt:i4>0</vt:i4>
      </vt:variant>
      <vt:variant>
        <vt:i4>5</vt:i4>
      </vt:variant>
      <vt:variant>
        <vt:lpwstr>https://github.com/hlrs-vis/covise</vt:lpwstr>
      </vt:variant>
      <vt:variant>
        <vt:lpwstr/>
      </vt:variant>
      <vt:variant>
        <vt:i4>7405687</vt:i4>
      </vt:variant>
      <vt:variant>
        <vt:i4>9</vt:i4>
      </vt:variant>
      <vt:variant>
        <vt:i4>0</vt:i4>
      </vt:variant>
      <vt:variant>
        <vt:i4>5</vt:i4>
      </vt:variant>
      <vt:variant>
        <vt:lpwstr>https://www.mathworks.com/products/roadrunner.html</vt:lpwstr>
      </vt:variant>
      <vt:variant>
        <vt:lpwstr/>
      </vt:variant>
      <vt:variant>
        <vt:i4>5505097</vt:i4>
      </vt:variant>
      <vt:variant>
        <vt:i4>6</vt:i4>
      </vt:variant>
      <vt:variant>
        <vt:i4>0</vt:i4>
      </vt:variant>
      <vt:variant>
        <vt:i4>5</vt:i4>
      </vt:variant>
      <vt:variant>
        <vt:lpwstr>https://www.ros.org/</vt:lpwstr>
      </vt:variant>
      <vt:variant>
        <vt:lpwstr/>
      </vt:variant>
      <vt:variant>
        <vt:i4>7864383</vt:i4>
      </vt:variant>
      <vt:variant>
        <vt:i4>3</vt:i4>
      </vt:variant>
      <vt:variant>
        <vt:i4>0</vt:i4>
      </vt:variant>
      <vt:variant>
        <vt:i4>5</vt:i4>
      </vt:variant>
      <vt:variant>
        <vt:lpwstr>https://www.unrealengine.com/en-US/</vt:lpwstr>
      </vt:variant>
      <vt:variant>
        <vt:lpwstr/>
      </vt:variant>
      <vt:variant>
        <vt:i4>7274552</vt:i4>
      </vt:variant>
      <vt:variant>
        <vt:i4>0</vt:i4>
      </vt:variant>
      <vt:variant>
        <vt:i4>0</vt:i4>
      </vt:variant>
      <vt:variant>
        <vt:i4>5</vt:i4>
      </vt:variant>
      <vt:variant>
        <vt:lpwstr>https://carla.org/</vt:lpwstr>
      </vt:variant>
      <vt:variant>
        <vt:lpwstr/>
      </vt:variant>
      <vt:variant>
        <vt:i4>5767207</vt:i4>
      </vt:variant>
      <vt:variant>
        <vt:i4>3</vt:i4>
      </vt:variant>
      <vt:variant>
        <vt:i4>0</vt:i4>
      </vt:variant>
      <vt:variant>
        <vt:i4>5</vt:i4>
      </vt:variant>
      <vt:variant>
        <vt:lpwstr>mailto:mdlugosz@agh.edu.pl</vt:lpwstr>
      </vt:variant>
      <vt:variant>
        <vt:lpwstr/>
      </vt:variant>
      <vt:variant>
        <vt:i4>1900598</vt:i4>
      </vt:variant>
      <vt:variant>
        <vt:i4>0</vt:i4>
      </vt:variant>
      <vt:variant>
        <vt:i4>0</vt:i4>
      </vt:variant>
      <vt:variant>
        <vt:i4>5</vt:i4>
      </vt:variant>
      <vt:variant>
        <vt:lpwstr>mailto:burczyk@student.agh.edu.pl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2</cp:revision>
  <cp:lastPrinted>2021-12-17T05:05:00Z</cp:lastPrinted>
  <dcterms:created xsi:type="dcterms:W3CDTF">2021-12-30T13:46:00Z</dcterms:created>
  <dcterms:modified xsi:type="dcterms:W3CDTF">2021-12-30T13:46:00Z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